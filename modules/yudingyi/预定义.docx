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D412" w14:textId="77777777" w:rsidR="002209B9" w:rsidRPr="00E24A54" w:rsidRDefault="001907A6" w:rsidP="001907A6">
      <w:pPr>
        <w:pStyle w:val="1"/>
        <w:rPr>
          <w:rFonts w:hint="eastAsia"/>
        </w:rPr>
      </w:pPr>
      <w:r w:rsidRPr="00E24A54">
        <w:rPr>
          <w:rFonts w:hint="eastAsia"/>
        </w:rPr>
        <w:t>B</w:t>
      </w:r>
      <w:r w:rsidRPr="00E24A54">
        <w:t>ES换热器用</w:t>
      </w:r>
      <w:r w:rsidRPr="00E24A54">
        <w:rPr>
          <w:rFonts w:hint="eastAsia"/>
        </w:rPr>
        <w:t>预定</w:t>
      </w:r>
      <w:proofErr w:type="gramStart"/>
      <w:r w:rsidRPr="00E24A54">
        <w:rPr>
          <w:rFonts w:hint="eastAsia"/>
        </w:rPr>
        <w:t>义设置</w:t>
      </w:r>
      <w:proofErr w:type="gramEnd"/>
      <w:r w:rsidRPr="00E24A54">
        <w:rPr>
          <w:rFonts w:hint="eastAsia"/>
        </w:rPr>
        <w:t>内容汇总</w:t>
      </w:r>
    </w:p>
    <w:p w14:paraId="7499ACB3" w14:textId="77777777" w:rsidR="001907A6" w:rsidRPr="00E24A54" w:rsidRDefault="001907A6" w:rsidP="00CD587E">
      <w:pPr>
        <w:pStyle w:val="2"/>
        <w:jc w:val="center"/>
        <w:rPr>
          <w:rFonts w:ascii="微软雅黑" w:hAnsi="微软雅黑" w:hint="eastAsia"/>
        </w:rPr>
      </w:pPr>
      <w:r w:rsidRPr="00E24A54">
        <w:rPr>
          <w:rFonts w:ascii="微软雅黑" w:hAnsi="微软雅黑"/>
        </w:rPr>
        <w:t>通用设置</w:t>
      </w:r>
    </w:p>
    <w:p w14:paraId="46833A06" w14:textId="77777777" w:rsidR="001907A6" w:rsidRPr="00E24A54" w:rsidRDefault="001907A6" w:rsidP="001907A6">
      <w:pPr>
        <w:pStyle w:val="3"/>
        <w:numPr>
          <w:ilvl w:val="0"/>
          <w:numId w:val="2"/>
        </w:numPr>
        <w:rPr>
          <w:rFonts w:ascii="微软雅黑" w:hAnsi="微软雅黑" w:hint="eastAsia"/>
        </w:rPr>
      </w:pPr>
      <w:r w:rsidRPr="00E24A54">
        <w:rPr>
          <w:rFonts w:ascii="微软雅黑" w:hAnsi="微软雅黑"/>
        </w:rPr>
        <w:t>板材</w:t>
      </w:r>
    </w:p>
    <w:p w14:paraId="3355E0B5" w14:textId="03B98139" w:rsidR="001907A6" w:rsidRPr="00E24A54" w:rsidRDefault="00380AC1" w:rsidP="007D5A36">
      <w:pPr>
        <w:pStyle w:val="4"/>
        <w:numPr>
          <w:ilvl w:val="0"/>
          <w:numId w:val="4"/>
        </w:numPr>
        <w:rPr>
          <w:rFonts w:ascii="微软雅黑" w:hAnsi="微软雅黑" w:hint="eastAsia"/>
        </w:rPr>
      </w:pPr>
      <w:r w:rsidRPr="00E24A54">
        <w:rPr>
          <w:rFonts w:ascii="微软雅黑" w:hAnsi="微软雅黑"/>
        </w:rPr>
        <w:t>常用板材规格</w:t>
      </w:r>
      <w:r w:rsidR="009D3BF3">
        <w:rPr>
          <w:rFonts w:ascii="微软雅黑" w:hAnsi="微软雅黑" w:hint="eastAsia"/>
        </w:rPr>
        <w:t>（id：1.1.1）</w:t>
      </w:r>
    </w:p>
    <w:p w14:paraId="009A4225" w14:textId="77777777" w:rsidR="00380AC1" w:rsidRPr="00E24A54" w:rsidRDefault="00380AC1" w:rsidP="00380AC1">
      <w:pPr>
        <w:jc w:val="center"/>
        <w:rPr>
          <w:rFonts w:ascii="微软雅黑" w:hAnsi="微软雅黑" w:hint="eastAsia"/>
        </w:rPr>
      </w:pPr>
      <w:r w:rsidRPr="00E24A54">
        <w:rPr>
          <w:rFonts w:ascii="微软雅黑" w:hAnsi="微软雅黑"/>
          <w:noProof/>
        </w:rPr>
        <w:drawing>
          <wp:inline distT="0" distB="0" distL="0" distR="0" wp14:anchorId="479C1939" wp14:editId="4A8072A7">
            <wp:extent cx="4515667" cy="288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6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365F" w14:textId="77777777" w:rsidR="00D76356" w:rsidRDefault="00D76356" w:rsidP="00D76356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E24A54">
        <w:rPr>
          <w:rFonts w:ascii="微软雅黑" w:hAnsi="微软雅黑" w:hint="eastAsia"/>
          <w:sz w:val="18"/>
          <w:szCs w:val="20"/>
        </w:rPr>
        <w:t>用户可根据需求选用定义。</w:t>
      </w:r>
    </w:p>
    <w:p w14:paraId="3F7AA571" w14:textId="77777777" w:rsidR="00A7744A" w:rsidRDefault="00A7744A" w:rsidP="00D76356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选中项为一个数组输出至设计（计算）程序。</w:t>
      </w:r>
    </w:p>
    <w:p w14:paraId="5F29B791" w14:textId="5EF5B31A" w:rsidR="00D76356" w:rsidRPr="00E24A54" w:rsidRDefault="00D76356" w:rsidP="00D76356">
      <w:pPr>
        <w:pStyle w:val="3"/>
        <w:numPr>
          <w:ilvl w:val="0"/>
          <w:numId w:val="2"/>
        </w:numPr>
        <w:rPr>
          <w:rFonts w:ascii="微软雅黑" w:hAnsi="微软雅黑" w:hint="eastAsia"/>
        </w:rPr>
      </w:pPr>
      <w:r w:rsidRPr="00E24A54">
        <w:rPr>
          <w:rFonts w:ascii="微软雅黑" w:hAnsi="微软雅黑" w:hint="eastAsia"/>
        </w:rPr>
        <w:t>管材</w:t>
      </w:r>
    </w:p>
    <w:p w14:paraId="1F9BAD05" w14:textId="3FF3D419" w:rsidR="00223B2D" w:rsidRDefault="00D76356" w:rsidP="006758C3">
      <w:pPr>
        <w:pStyle w:val="4"/>
        <w:numPr>
          <w:ilvl w:val="0"/>
          <w:numId w:val="3"/>
        </w:numPr>
        <w:rPr>
          <w:rFonts w:hint="eastAsia"/>
        </w:rPr>
      </w:pPr>
      <w:r w:rsidRPr="00223B2D">
        <w:rPr>
          <w:rFonts w:ascii="微软雅黑" w:hAnsi="微软雅黑" w:hint="eastAsia"/>
        </w:rPr>
        <w:t>常用管材规格</w:t>
      </w:r>
      <w:r w:rsidR="00223B2D">
        <w:rPr>
          <w:rFonts w:ascii="微软雅黑" w:hAnsi="微软雅黑" w:hint="eastAsia"/>
        </w:rPr>
        <w:t xml:space="preserve"> </w:t>
      </w:r>
      <w:r w:rsidR="00223B2D">
        <w:rPr>
          <w:rFonts w:ascii="微软雅黑" w:hAnsi="微软雅黑"/>
        </w:rPr>
        <w:t xml:space="preserve"> </w:t>
      </w:r>
      <w:r w:rsidR="00223B2D" w:rsidRPr="00F43DA2">
        <w:rPr>
          <w:rFonts w:ascii="微软雅黑" w:hAnsi="微软雅黑" w:hint="eastAsia"/>
          <w:color w:val="0070C0"/>
        </w:rPr>
        <w:t>（</w:t>
      </w:r>
      <w:r w:rsidR="00223B2D" w:rsidRPr="00F43DA2">
        <w:rPr>
          <w:rFonts w:ascii="微软雅黑" w:hAnsi="微软雅黑"/>
          <w:color w:val="0070C0"/>
        </w:rPr>
        <w:t>2024</w:t>
      </w:r>
      <w:r w:rsidR="00223B2D">
        <w:rPr>
          <w:rFonts w:ascii="微软雅黑" w:hAnsi="微软雅黑"/>
          <w:color w:val="0070C0"/>
        </w:rPr>
        <w:t>10</w:t>
      </w:r>
      <w:r w:rsidR="00223B2D" w:rsidRPr="00F43DA2">
        <w:rPr>
          <w:rFonts w:ascii="微软雅黑" w:hAnsi="微软雅黑"/>
          <w:color w:val="0070C0"/>
        </w:rPr>
        <w:t>30</w:t>
      </w:r>
      <w:r w:rsidR="00223B2D" w:rsidRPr="00F43DA2">
        <w:rPr>
          <w:rFonts w:ascii="微软雅黑" w:hAnsi="微软雅黑" w:hint="eastAsia"/>
          <w:color w:val="0070C0"/>
        </w:rPr>
        <w:t>新增需求）</w:t>
      </w:r>
      <w:r w:rsidR="009D3BF3">
        <w:rPr>
          <w:rFonts w:ascii="微软雅黑" w:hAnsi="微软雅黑" w:hint="eastAsia"/>
        </w:rPr>
        <w:t>（id：1.2.1）</w:t>
      </w:r>
    </w:p>
    <w:tbl>
      <w:tblPr>
        <w:tblW w:w="4801" w:type="pct"/>
        <w:jc w:val="center"/>
        <w:tblLook w:val="04A0" w:firstRow="1" w:lastRow="0" w:firstColumn="1" w:lastColumn="0" w:noHBand="0" w:noVBand="1"/>
      </w:tblPr>
      <w:tblGrid>
        <w:gridCol w:w="666"/>
        <w:gridCol w:w="1025"/>
        <w:gridCol w:w="993"/>
        <w:gridCol w:w="1013"/>
        <w:gridCol w:w="1113"/>
        <w:gridCol w:w="1113"/>
        <w:gridCol w:w="1113"/>
        <w:gridCol w:w="998"/>
        <w:gridCol w:w="998"/>
        <w:gridCol w:w="998"/>
      </w:tblGrid>
      <w:tr w:rsidR="00223B2D" w:rsidRPr="00AA26B6" w14:paraId="47953DF9" w14:textId="77777777" w:rsidTr="000B5BD9">
        <w:trPr>
          <w:trHeight w:val="49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20AC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NPS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C78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DN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9DBA85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OD</w:t>
            </w:r>
            <w:r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-</w:t>
            </w:r>
            <w:r>
              <w:rPr>
                <w:rFonts w:ascii="微软雅黑" w:hAnsi="微软雅黑" w:cs="宋体"/>
                <w:color w:val="000000"/>
                <w:kern w:val="0"/>
                <w:sz w:val="15"/>
                <w:szCs w:val="15"/>
              </w:rPr>
              <w:t>A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6AD6FBE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OD</w:t>
            </w:r>
            <w:r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-</w:t>
            </w:r>
            <w:r>
              <w:rPr>
                <w:rFonts w:ascii="微软雅黑" w:hAnsi="微软雅黑" w:cs="宋体"/>
                <w:color w:val="000000"/>
                <w:kern w:val="0"/>
                <w:sz w:val="15"/>
                <w:szCs w:val="15"/>
              </w:rPr>
              <w:t>B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EFD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Thk1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38DF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Thk2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C5D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Thk3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42238" w14:textId="01D0C2C6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Thk</w:t>
            </w:r>
            <w:r w:rsidR="005E3EA8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8DC5" w14:textId="40CCE0AC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Thk</w:t>
            </w:r>
            <w:r w:rsidR="005E3EA8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3886B9" w14:textId="0ED40FEA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Thk</w:t>
            </w:r>
            <w:r w:rsidR="005E3EA8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6</w:t>
            </w:r>
          </w:p>
        </w:tc>
      </w:tr>
      <w:tr w:rsidR="00223B2D" w:rsidRPr="00AA26B6" w14:paraId="30D59863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7605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1/2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85C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4088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21.3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5617BF5D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 w:rsidRPr="008B5656"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1</w:t>
            </w:r>
            <w:r w:rsidRPr="008B5656">
              <w:rPr>
                <w:rFonts w:ascii="微软雅黑" w:hAnsi="微软雅黑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815461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4.78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32F1BD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4.78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14B595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E9FA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026C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4CA15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</w:t>
            </w:r>
          </w:p>
        </w:tc>
      </w:tr>
      <w:tr w:rsidR="00223B2D" w:rsidRPr="00AA26B6" w14:paraId="6FF9594B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E06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3/4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085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FB07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26.7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15E0AE8E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 w:rsidRPr="008B5656"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2</w:t>
            </w:r>
            <w:r w:rsidRPr="008B5656">
              <w:rPr>
                <w:rFonts w:ascii="微软雅黑" w:hAnsi="微软雅黑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795343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5.56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200BF0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5.56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1AE41D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D96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2224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291AE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</w:t>
            </w:r>
          </w:p>
        </w:tc>
      </w:tr>
      <w:tr w:rsidR="00223B2D" w:rsidRPr="00AA26B6" w14:paraId="710457DD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827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1D32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E153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33.4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52E00896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7B6522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6.35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879D4E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6.35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4EA0AD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FDC2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CFD5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B099A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</w:tr>
      <w:tr w:rsidR="00223B2D" w:rsidRPr="00AA26B6" w14:paraId="6646FD28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A73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1-1/4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61B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36B9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42.2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10027B76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A4712E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6.35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3AD8BE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6.35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3DDD2A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7E69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58A4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417208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</w:tr>
      <w:tr w:rsidR="00223B2D" w:rsidRPr="00AA26B6" w14:paraId="70FB8039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D0E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1-1/2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306A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A22D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48.3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3B57146E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4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6B78BB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A77B77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DC5E46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7E7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C30B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84C16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11</w:t>
            </w:r>
          </w:p>
        </w:tc>
      </w:tr>
      <w:tr w:rsidR="00223B2D" w:rsidRPr="00AA26B6" w14:paraId="37932340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310A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3B45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AFC7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60.3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07F479A3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5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8EB273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04C9AB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5D80C4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11.07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3F8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25E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DB5D3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12</w:t>
            </w:r>
          </w:p>
        </w:tc>
      </w:tr>
      <w:tr w:rsidR="00223B2D" w:rsidRPr="00AA26B6" w14:paraId="6C6988B6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312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2-1/2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69C6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65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A0EB5" w14:textId="78733DED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/>
                <w:color w:val="000000"/>
                <w:kern w:val="0"/>
                <w:sz w:val="15"/>
                <w:szCs w:val="15"/>
              </w:rPr>
              <w:t>76.1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3132E496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7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878162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1F5A17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740B15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FCA3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D2E8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4CE60E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</w:t>
            </w:r>
          </w:p>
        </w:tc>
      </w:tr>
      <w:tr w:rsidR="00223B2D" w:rsidRPr="00AA26B6" w14:paraId="352E7386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7AEB0C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3C12D3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80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4EF9BA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88.9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07330A0C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8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4C152090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8B565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11.13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618F029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11.13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466413C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7.62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856C15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343BB2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86EFEB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</w:t>
            </w:r>
          </w:p>
        </w:tc>
      </w:tr>
      <w:tr w:rsidR="00223B2D" w:rsidRPr="00AA26B6" w14:paraId="563D53F6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994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3-1/2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ED1B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90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1528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101.6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0B9792C2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0E5D92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CC9256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BACD80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744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5BB5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D1AF4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</w:t>
            </w:r>
          </w:p>
        </w:tc>
      </w:tr>
      <w:tr w:rsidR="00223B2D" w:rsidRPr="00AA26B6" w14:paraId="61F5CBE2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EE2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AD6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B403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114.3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64EAB5D3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08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B4E3C9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8.56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376432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11.13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AFAAC5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17.12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A36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56EB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1046DD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18</w:t>
            </w:r>
          </w:p>
        </w:tc>
      </w:tr>
      <w:tr w:rsidR="00223B2D" w:rsidRPr="00AA26B6" w14:paraId="26407941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789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0A6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125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F6B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141.3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4C54BAC5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33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98DE29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339CE1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BA2F92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19.05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2A7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0C08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178B1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20</w:t>
            </w:r>
          </w:p>
        </w:tc>
      </w:tr>
      <w:tr w:rsidR="00223B2D" w:rsidRPr="00AA26B6" w14:paraId="29666B98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826A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6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E12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150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D0A9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168.3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59EC9EB2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59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590E9F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36C26F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14.27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71E6AE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21.95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FB3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0B07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4EC19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22</w:t>
            </w:r>
          </w:p>
        </w:tc>
      </w:tr>
      <w:tr w:rsidR="00223B2D" w:rsidRPr="00AA26B6" w14:paraId="7156234F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A6B9A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8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D46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83F8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219.1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0458EC8B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19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277383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2B42D7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18.26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53FCF8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22.23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E7A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7E70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137B63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23</w:t>
            </w:r>
          </w:p>
        </w:tc>
      </w:tr>
      <w:tr w:rsidR="00223B2D" w:rsidRPr="00AA26B6" w14:paraId="00BF67F9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8AE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ADD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250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FD67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273.1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33B45AE5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73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90FC2C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15.09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CB13AD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21.44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62B3A6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25C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F871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FDFC2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26</w:t>
            </w:r>
          </w:p>
        </w:tc>
      </w:tr>
      <w:tr w:rsidR="00223B2D" w:rsidRPr="00AA26B6" w14:paraId="03B1B71F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5BFA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593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07EA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323.9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2137A72F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25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F1579B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17.48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5EBFBF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92DDE1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EDEE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9C14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694CB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26</w:t>
            </w:r>
          </w:p>
        </w:tc>
      </w:tr>
      <w:tr w:rsidR="00223B2D" w:rsidRPr="00AA26B6" w14:paraId="630B504E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C62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182B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350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771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355.6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7A615196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77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283F13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AC9791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19.05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E36297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27.79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869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3059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0A091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28</w:t>
            </w:r>
          </w:p>
        </w:tc>
      </w:tr>
      <w:tr w:rsidR="00223B2D" w:rsidRPr="00AA26B6" w14:paraId="58987A1B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ACE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16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21B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B3BE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406.4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2AA4B92C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4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26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C609AB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11B134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21.44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6BF4D41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30.96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94F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FC0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536D6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30</w:t>
            </w:r>
          </w:p>
        </w:tc>
      </w:tr>
      <w:tr w:rsidR="00223B2D" w:rsidRPr="00AA26B6" w14:paraId="6FFCFF77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436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18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F8AD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450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7BD1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457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141F118D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4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80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6F1060C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781BA3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23.83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6D1071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34.93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47D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6826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94E40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32</w:t>
            </w:r>
          </w:p>
        </w:tc>
      </w:tr>
      <w:tr w:rsidR="00223B2D" w:rsidRPr="00AA26B6" w14:paraId="5C127940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5C0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20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9D0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84A78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508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492D9112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5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30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423313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523BE0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26.19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73D210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8DC4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6E49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0CB233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38</w:t>
            </w:r>
          </w:p>
        </w:tc>
      </w:tr>
      <w:tr w:rsidR="00223B2D" w:rsidRPr="00AA26B6" w14:paraId="4D73E741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73A7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22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B9A9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550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78E2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559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3EA4E6E6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73AEE1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ACC5E05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28.58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D3F96BE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41.28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E85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B377B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4DC2B3F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42</w:t>
            </w:r>
          </w:p>
        </w:tc>
      </w:tr>
      <w:tr w:rsidR="00223B2D" w:rsidRPr="00AA26B6" w14:paraId="1049E1B3" w14:textId="77777777" w:rsidTr="000B5BD9">
        <w:trPr>
          <w:trHeight w:val="57"/>
          <w:jc w:val="center"/>
        </w:trPr>
        <w:tc>
          <w:tcPr>
            <w:tcW w:w="33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27B7A82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24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617BB86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600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781C58A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color w:val="000000"/>
                <w:kern w:val="0"/>
                <w:sz w:val="15"/>
                <w:szCs w:val="15"/>
              </w:rPr>
              <w:t>610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14:paraId="28843260" w14:textId="77777777" w:rsidR="00223B2D" w:rsidRPr="008B565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kern w:val="0"/>
                <w:sz w:val="15"/>
                <w:szCs w:val="15"/>
              </w:rPr>
            </w:pPr>
            <w:r>
              <w:rPr>
                <w:rFonts w:ascii="微软雅黑" w:hAnsi="微软雅黑" w:cs="宋体" w:hint="eastAsia"/>
                <w:kern w:val="0"/>
                <w:sz w:val="15"/>
                <w:szCs w:val="15"/>
              </w:rPr>
              <w:t>6</w:t>
            </w:r>
            <w:r>
              <w:rPr>
                <w:rFonts w:ascii="微软雅黑" w:hAnsi="微软雅黑" w:cs="宋体"/>
                <w:kern w:val="0"/>
                <w:sz w:val="15"/>
                <w:szCs w:val="15"/>
              </w:rPr>
              <w:t>30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28D4E49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2013650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30.96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38D753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46.02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D61313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3A688F4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E0FCAA" w14:textId="77777777" w:rsidR="00223B2D" w:rsidRPr="00AA26B6" w:rsidRDefault="00223B2D" w:rsidP="000B5BD9">
            <w:pPr>
              <w:widowControl/>
              <w:spacing w:line="200" w:lineRule="exact"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</w:pPr>
            <w:r w:rsidRPr="00AA26B6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5"/>
                <w:szCs w:val="15"/>
              </w:rPr>
              <w:t>45</w:t>
            </w:r>
          </w:p>
        </w:tc>
      </w:tr>
    </w:tbl>
    <w:p w14:paraId="41E0E0D5" w14:textId="6B1E163B" w:rsidR="00223B2D" w:rsidRDefault="00223B2D" w:rsidP="00223B2D">
      <w:pPr>
        <w:rPr>
          <w:rFonts w:hint="eastAsia"/>
        </w:rPr>
      </w:pPr>
    </w:p>
    <w:p w14:paraId="7C47C0E1" w14:textId="77777777" w:rsidR="00223B2D" w:rsidRPr="00223B2D" w:rsidRDefault="00223B2D" w:rsidP="00223B2D">
      <w:pPr>
        <w:rPr>
          <w:rFonts w:hint="eastAsia"/>
        </w:rPr>
      </w:pPr>
    </w:p>
    <w:p w14:paraId="1F0075A9" w14:textId="77777777" w:rsidR="001907A6" w:rsidRDefault="007D5A36" w:rsidP="00D76356">
      <w:pPr>
        <w:ind w:firstLineChars="200" w:firstLine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</w:t>
      </w:r>
      <w:r w:rsidR="00D76356" w:rsidRPr="00E24A54">
        <w:rPr>
          <w:rFonts w:ascii="微软雅黑" w:hAnsi="微软雅黑" w:hint="eastAsia"/>
          <w:sz w:val="18"/>
          <w:szCs w:val="20"/>
        </w:rPr>
        <w:t>表内壁厚为默认值，可调整</w:t>
      </w:r>
      <w:r w:rsidR="00766A6C">
        <w:rPr>
          <w:rFonts w:ascii="微软雅黑" w:hAnsi="微软雅黑" w:hint="eastAsia"/>
          <w:sz w:val="18"/>
          <w:szCs w:val="20"/>
        </w:rPr>
        <w:t>，没</w:t>
      </w:r>
      <w:proofErr w:type="gramStart"/>
      <w:r w:rsidR="00766A6C">
        <w:rPr>
          <w:rFonts w:ascii="微软雅黑" w:hAnsi="微软雅黑" w:hint="eastAsia"/>
          <w:sz w:val="18"/>
          <w:szCs w:val="20"/>
        </w:rPr>
        <w:t>个系列</w:t>
      </w:r>
      <w:proofErr w:type="gramEnd"/>
      <w:r w:rsidR="00766A6C">
        <w:rPr>
          <w:rFonts w:ascii="微软雅黑" w:hAnsi="微软雅黑" w:hint="eastAsia"/>
          <w:sz w:val="18"/>
          <w:szCs w:val="20"/>
        </w:rPr>
        <w:t>最多支持4列。</w:t>
      </w:r>
    </w:p>
    <w:p w14:paraId="6FAEA191" w14:textId="77777777" w:rsidR="00A7744A" w:rsidRPr="00A7744A" w:rsidRDefault="00A7744A" w:rsidP="00A7744A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根据输入文件中“管子规格”和“压力等级</w:t>
      </w:r>
      <w:r w:rsidRPr="00A7744A">
        <w:rPr>
          <w:rFonts w:ascii="微软雅黑" w:hAnsi="微软雅黑"/>
          <w:color w:val="4472C4" w:themeColor="accent1"/>
          <w:sz w:val="18"/>
          <w:szCs w:val="20"/>
        </w:rPr>
        <w:t>Class/PN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”条件选中一个数组</w:t>
      </w:r>
      <w:r w:rsidR="00F53377">
        <w:rPr>
          <w:rFonts w:ascii="微软雅黑" w:hAnsi="微软雅黑" w:hint="eastAsia"/>
          <w:color w:val="4472C4" w:themeColor="accent1"/>
          <w:sz w:val="18"/>
          <w:szCs w:val="20"/>
        </w:rPr>
        <w:t>（</w:t>
      </w:r>
      <w:r w:rsidR="00AA26B6">
        <w:rPr>
          <w:rFonts w:ascii="微软雅黑" w:hAnsi="微软雅黑" w:hint="eastAsia"/>
          <w:color w:val="4472C4" w:themeColor="accent1"/>
          <w:sz w:val="18"/>
          <w:szCs w:val="20"/>
        </w:rPr>
        <w:t>如表所示正交法获取</w:t>
      </w:r>
      <w:r w:rsidR="00F53377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输出至设计（计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lastRenderedPageBreak/>
        <w:t>算）程序。</w:t>
      </w:r>
    </w:p>
    <w:p w14:paraId="19793B54" w14:textId="77777777" w:rsidR="001907A6" w:rsidRPr="00E24A54" w:rsidRDefault="00E24A54" w:rsidP="00E24A54">
      <w:pPr>
        <w:pStyle w:val="4"/>
        <w:numPr>
          <w:ilvl w:val="0"/>
          <w:numId w:val="3"/>
        </w:numPr>
        <w:rPr>
          <w:rFonts w:ascii="微软雅黑" w:hAnsi="微软雅黑" w:hint="eastAsia"/>
        </w:rPr>
      </w:pPr>
      <w:r w:rsidRPr="00E24A54">
        <w:rPr>
          <w:rFonts w:ascii="微软雅黑" w:hAnsi="微软雅黑" w:hint="eastAsia"/>
        </w:rPr>
        <w:t>板材卷制</w:t>
      </w:r>
      <w:r>
        <w:rPr>
          <w:rFonts w:ascii="微软雅黑" w:hAnsi="微软雅黑" w:hint="eastAsia"/>
        </w:rPr>
        <w:t>接管限制条件</w:t>
      </w:r>
    </w:p>
    <w:tbl>
      <w:tblPr>
        <w:tblStyle w:val="a8"/>
        <w:tblW w:w="4000" w:type="pct"/>
        <w:jc w:val="center"/>
        <w:tblLook w:val="04A0" w:firstRow="1" w:lastRow="0" w:firstColumn="1" w:lastColumn="0" w:noHBand="0" w:noVBand="1"/>
      </w:tblPr>
      <w:tblGrid>
        <w:gridCol w:w="8365"/>
      </w:tblGrid>
      <w:tr w:rsidR="00E24A54" w14:paraId="6A997790" w14:textId="77777777" w:rsidTr="00E24A54">
        <w:trPr>
          <w:jc w:val="center"/>
        </w:trPr>
        <w:tc>
          <w:tcPr>
            <w:tcW w:w="10456" w:type="dxa"/>
          </w:tcPr>
          <w:p w14:paraId="5AE5BE89" w14:textId="199740A1" w:rsidR="00E24A54" w:rsidRPr="00E24A54" w:rsidRDefault="00E24A54" w:rsidP="00E24A5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E24A54">
              <w:rPr>
                <w:rFonts w:ascii="微软雅黑" w:hAnsi="微软雅黑" w:hint="eastAsia"/>
                <w:sz w:val="18"/>
                <w:szCs w:val="20"/>
              </w:rPr>
              <w:t>板材标准抗拉强度下限值</w:t>
            </w:r>
            <w:r w:rsidRPr="00E24A54">
              <w:rPr>
                <w:rFonts w:ascii="微软雅黑" w:hAnsi="微软雅黑"/>
                <w:sz w:val="18"/>
                <w:szCs w:val="20"/>
              </w:rPr>
              <w:t>R</w:t>
            </w:r>
            <w:r w:rsidRPr="00E24A54">
              <w:rPr>
                <w:rFonts w:ascii="微软雅黑" w:hAnsi="微软雅黑"/>
                <w:sz w:val="18"/>
                <w:szCs w:val="20"/>
                <w:vertAlign w:val="subscript"/>
              </w:rPr>
              <w:t>m</w:t>
            </w:r>
            <w:r w:rsidRPr="00E24A54">
              <w:rPr>
                <w:rFonts w:ascii="微软雅黑" w:hAnsi="微软雅黑"/>
                <w:sz w:val="18"/>
                <w:szCs w:val="20"/>
              </w:rPr>
              <w:t>≤</w:t>
            </w:r>
            <w:r w:rsidRPr="00E24A54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540</w:t>
            </w:r>
            <w:r w:rsidRPr="00E24A54">
              <w:rPr>
                <w:rFonts w:ascii="微软雅黑" w:hAnsi="微软雅黑"/>
                <w:sz w:val="18"/>
                <w:szCs w:val="20"/>
              </w:rPr>
              <w:t>MPa</w:t>
            </w:r>
            <w:r w:rsidRPr="00E24A54">
              <w:rPr>
                <w:rFonts w:ascii="微软雅黑" w:hAnsi="微软雅黑" w:hint="eastAsia"/>
                <w:sz w:val="18"/>
                <w:szCs w:val="20"/>
              </w:rPr>
              <w:t>；</w:t>
            </w:r>
            <w:r w:rsidR="009D3BF3">
              <w:rPr>
                <w:rFonts w:ascii="微软雅黑" w:hAnsi="微软雅黑" w:hint="eastAsia"/>
              </w:rPr>
              <w:t>（id：1.2.2.1）</w:t>
            </w:r>
          </w:p>
          <w:p w14:paraId="3ACB7060" w14:textId="5BB4F3A9" w:rsidR="00E24A54" w:rsidRPr="00E24A54" w:rsidRDefault="00E24A54" w:rsidP="00E24A5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E24A54">
              <w:rPr>
                <w:rFonts w:ascii="微软雅黑" w:hAnsi="微软雅黑" w:hint="eastAsia"/>
                <w:sz w:val="18"/>
                <w:szCs w:val="20"/>
              </w:rPr>
              <w:t>板材厚度≤</w:t>
            </w:r>
            <w:r w:rsidRPr="00E24A54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32</w:t>
            </w:r>
            <w:r w:rsidRPr="00E24A54">
              <w:rPr>
                <w:rFonts w:ascii="微软雅黑" w:hAnsi="微软雅黑"/>
                <w:sz w:val="18"/>
                <w:szCs w:val="20"/>
              </w:rPr>
              <w:t>mm</w:t>
            </w:r>
            <w:r w:rsidRPr="00E24A54">
              <w:rPr>
                <w:rFonts w:ascii="微软雅黑" w:hAnsi="微软雅黑" w:hint="eastAsia"/>
                <w:sz w:val="18"/>
                <w:szCs w:val="20"/>
              </w:rPr>
              <w:t>；</w:t>
            </w:r>
            <w:r w:rsidR="009D3BF3">
              <w:rPr>
                <w:rFonts w:ascii="微软雅黑" w:hAnsi="微软雅黑" w:hint="eastAsia"/>
              </w:rPr>
              <w:t>（id：1.2.2.2）</w:t>
            </w:r>
          </w:p>
          <w:p w14:paraId="29A2EE37" w14:textId="738704E3" w:rsidR="00E24A54" w:rsidRPr="00E24A54" w:rsidRDefault="00E24A5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E24A54">
              <w:rPr>
                <w:rFonts w:ascii="微软雅黑" w:hAnsi="微软雅黑" w:hint="eastAsia"/>
                <w:sz w:val="18"/>
                <w:szCs w:val="20"/>
              </w:rPr>
              <w:t>接管最小成型规格≥</w:t>
            </w:r>
            <w:r w:rsidRPr="00E24A54">
              <w:rPr>
                <w:rFonts w:ascii="微软雅黑" w:hAnsi="微软雅黑"/>
                <w:sz w:val="18"/>
                <w:szCs w:val="20"/>
              </w:rPr>
              <w:t>DN</w:t>
            </w:r>
            <w:r w:rsidRPr="00E24A54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350</w:t>
            </w:r>
            <w:r w:rsidRPr="00E24A54">
              <w:rPr>
                <w:rFonts w:ascii="微软雅黑" w:hAnsi="微软雅黑" w:hint="eastAsia"/>
                <w:sz w:val="18"/>
                <w:szCs w:val="20"/>
              </w:rPr>
              <w:t>。</w:t>
            </w:r>
            <w:r w:rsidR="009D3BF3">
              <w:rPr>
                <w:rFonts w:ascii="微软雅黑" w:hAnsi="微软雅黑" w:hint="eastAsia"/>
              </w:rPr>
              <w:t>（id：1.2.2.3）</w:t>
            </w:r>
          </w:p>
        </w:tc>
      </w:tr>
    </w:tbl>
    <w:p w14:paraId="1C8CC960" w14:textId="77777777" w:rsidR="001907A6" w:rsidRPr="007D5A36" w:rsidRDefault="007D5A36" w:rsidP="007D5A36">
      <w:pPr>
        <w:ind w:firstLineChars="200" w:firstLine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</w:t>
      </w:r>
      <w:r w:rsidR="00E24A54" w:rsidRPr="007D5A36">
        <w:rPr>
          <w:rFonts w:ascii="微软雅黑" w:hAnsi="微软雅黑" w:hint="eastAsia"/>
          <w:sz w:val="18"/>
          <w:szCs w:val="20"/>
        </w:rPr>
        <w:t>红色字体为可修改项，以下同要求。</w:t>
      </w:r>
    </w:p>
    <w:p w14:paraId="6016173A" w14:textId="0C171A25" w:rsidR="007D5A36" w:rsidRPr="007D5A36" w:rsidRDefault="007D5A36" w:rsidP="007D5A36">
      <w:pPr>
        <w:pStyle w:val="4"/>
        <w:numPr>
          <w:ilvl w:val="0"/>
          <w:numId w:val="3"/>
        </w:numPr>
        <w:rPr>
          <w:rFonts w:ascii="微软雅黑" w:hAnsi="微软雅黑" w:hint="eastAsia"/>
        </w:rPr>
      </w:pPr>
      <w:proofErr w:type="gramStart"/>
      <w:r w:rsidRPr="007D5A36">
        <w:rPr>
          <w:rFonts w:ascii="微软雅黑" w:hAnsi="微软雅黑" w:hint="eastAsia"/>
        </w:rPr>
        <w:t>厚壁锻管</w:t>
      </w:r>
      <w:proofErr w:type="gramEnd"/>
      <w:r w:rsidR="003726E9">
        <w:rPr>
          <w:rFonts w:ascii="微软雅黑" w:hAnsi="微软雅黑" w:hint="eastAsia"/>
        </w:rPr>
        <w:t>/</w:t>
      </w:r>
      <w:r w:rsidR="003726E9" w:rsidRPr="003726E9">
        <w:rPr>
          <w:rFonts w:ascii="微软雅黑" w:hAnsi="微软雅黑" w:hint="eastAsia"/>
        </w:rPr>
        <w:t>嵌入</w:t>
      </w:r>
      <w:r w:rsidR="003726E9">
        <w:rPr>
          <w:rFonts w:ascii="微软雅黑" w:hAnsi="微软雅黑" w:hint="eastAsia"/>
        </w:rPr>
        <w:t>式接管</w:t>
      </w:r>
      <w:r w:rsidRPr="007D5A36">
        <w:rPr>
          <w:rFonts w:ascii="微软雅黑" w:hAnsi="微软雅黑" w:hint="eastAsia"/>
        </w:rPr>
        <w:t>结构尺寸基本要求</w:t>
      </w:r>
    </w:p>
    <w:tbl>
      <w:tblPr>
        <w:tblStyle w:val="a8"/>
        <w:tblW w:w="4000" w:type="pct"/>
        <w:jc w:val="center"/>
        <w:tblLook w:val="04A0" w:firstRow="1" w:lastRow="0" w:firstColumn="1" w:lastColumn="0" w:noHBand="0" w:noVBand="1"/>
      </w:tblPr>
      <w:tblGrid>
        <w:gridCol w:w="8365"/>
      </w:tblGrid>
      <w:tr w:rsidR="007D5A36" w14:paraId="09C2D936" w14:textId="77777777" w:rsidTr="007D5A36">
        <w:trPr>
          <w:jc w:val="center"/>
        </w:trPr>
        <w:tc>
          <w:tcPr>
            <w:tcW w:w="8365" w:type="dxa"/>
          </w:tcPr>
          <w:p w14:paraId="4A86047B" w14:textId="75319DE2" w:rsidR="007D5A36" w:rsidRPr="007D5A36" w:rsidRDefault="007D5A36" w:rsidP="007D5A36">
            <w:pPr>
              <w:rPr>
                <w:rFonts w:ascii="微软雅黑" w:hAnsi="微软雅黑" w:hint="eastAsia"/>
                <w:sz w:val="18"/>
                <w:szCs w:val="20"/>
              </w:rPr>
            </w:pPr>
            <w:proofErr w:type="gramStart"/>
            <w:r w:rsidRPr="007D5A36">
              <w:rPr>
                <w:rFonts w:ascii="微软雅黑" w:hAnsi="微软雅黑" w:hint="eastAsia"/>
                <w:sz w:val="18"/>
                <w:szCs w:val="20"/>
              </w:rPr>
              <w:t>变径锥段的半锥</w:t>
            </w:r>
            <w:proofErr w:type="gramEnd"/>
            <w:r w:rsidRPr="007D5A36">
              <w:rPr>
                <w:rFonts w:ascii="微软雅黑" w:hAnsi="微软雅黑" w:hint="eastAsia"/>
                <w:sz w:val="18"/>
                <w:szCs w:val="20"/>
              </w:rPr>
              <w:t>角为</w:t>
            </w:r>
            <w:r w:rsidRPr="007D5A36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45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°；</w:t>
            </w:r>
            <w:r w:rsidR="009D3BF3">
              <w:rPr>
                <w:rFonts w:ascii="微软雅黑" w:hAnsi="微软雅黑" w:hint="eastAsia"/>
              </w:rPr>
              <w:t>（id：1.2.3.1）</w:t>
            </w:r>
          </w:p>
          <w:p w14:paraId="178DE23A" w14:textId="0045D226" w:rsidR="007D5A36" w:rsidRDefault="007D5A36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7D5A36">
              <w:rPr>
                <w:rFonts w:ascii="微软雅黑" w:hAnsi="微软雅黑" w:hint="eastAsia"/>
                <w:sz w:val="18"/>
                <w:szCs w:val="20"/>
              </w:rPr>
              <w:t>小径</w:t>
            </w:r>
            <w:proofErr w:type="gramStart"/>
            <w:r w:rsidRPr="007D5A36">
              <w:rPr>
                <w:rFonts w:ascii="微软雅黑" w:hAnsi="微软雅黑" w:hint="eastAsia"/>
                <w:sz w:val="18"/>
                <w:szCs w:val="20"/>
              </w:rPr>
              <w:t>端部长</w:t>
            </w:r>
            <w:proofErr w:type="gramEnd"/>
            <w:r w:rsidRPr="007D5A36">
              <w:rPr>
                <w:rFonts w:ascii="微软雅黑" w:hAnsi="微软雅黑" w:hint="eastAsia"/>
                <w:sz w:val="18"/>
                <w:szCs w:val="20"/>
              </w:rPr>
              <w:t>度≥</w:t>
            </w:r>
            <w:r w:rsidRPr="007D5A36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1.5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倍小径端部名义厚度。</w:t>
            </w:r>
            <w:r w:rsidR="009D3BF3">
              <w:rPr>
                <w:rFonts w:ascii="微软雅黑" w:hAnsi="微软雅黑" w:hint="eastAsia"/>
              </w:rPr>
              <w:t>（id：1.2.3.2）</w:t>
            </w:r>
          </w:p>
          <w:p w14:paraId="5ECF1314" w14:textId="3A9A4081" w:rsidR="003726E9" w:rsidRDefault="003726E9">
            <w:pPr>
              <w:rPr>
                <w:rFonts w:ascii="微软雅黑" w:hAnsi="微软雅黑" w:hint="eastAsia"/>
                <w:color w:val="0070C0"/>
                <w:sz w:val="18"/>
                <w:szCs w:val="20"/>
              </w:rPr>
            </w:pPr>
            <w:r w:rsidRPr="003726E9">
              <w:rPr>
                <w:rFonts w:ascii="微软雅黑" w:hAnsi="微软雅黑" w:hint="eastAsia"/>
                <w:sz w:val="18"/>
                <w:szCs w:val="20"/>
              </w:rPr>
              <w:t>接管与嵌入结构处倒</w:t>
            </w:r>
            <w:r>
              <w:rPr>
                <w:rFonts w:ascii="微软雅黑" w:hAnsi="微软雅黑" w:hint="eastAsia"/>
                <w:sz w:val="18"/>
                <w:szCs w:val="20"/>
              </w:rPr>
              <w:t>角为：</w:t>
            </w:r>
            <w:r w:rsidRPr="000664ED">
              <w:rPr>
                <w:color w:val="FF0000"/>
                <w:sz w:val="18"/>
              </w:rPr>
              <w:sym w:font="Wingdings" w:char="F06F"/>
            </w:r>
            <w:r w:rsidRPr="003726E9">
              <w:rPr>
                <w:rFonts w:ascii="微软雅黑" w:hAnsi="微软雅黑" w:hint="eastAsia"/>
                <w:sz w:val="18"/>
                <w:szCs w:val="20"/>
              </w:rPr>
              <w:t>圆角、</w:t>
            </w:r>
            <w:r w:rsidRPr="003900BA">
              <w:rPr>
                <w:rFonts w:ascii="微软雅黑" w:hAnsi="微软雅黑" w:hint="eastAsia"/>
                <w:color w:val="C00000"/>
                <w:sz w:val="18"/>
                <w:szCs w:val="20"/>
              </w:rPr>
              <w:sym w:font="Wingdings" w:char="F0FE"/>
            </w:r>
            <w:r w:rsidRPr="003726E9">
              <w:rPr>
                <w:rFonts w:ascii="微软雅黑" w:hAnsi="微软雅黑"/>
                <w:sz w:val="18"/>
                <w:szCs w:val="20"/>
              </w:rPr>
              <w:t>斜角</w:t>
            </w:r>
            <w:r w:rsidR="009D3BF3">
              <w:rPr>
                <w:rFonts w:ascii="微软雅黑" w:hAnsi="微软雅黑" w:hint="eastAsia"/>
              </w:rPr>
              <w:t>（id：1.2.3.3.1）</w:t>
            </w:r>
            <w:r>
              <w:rPr>
                <w:rFonts w:ascii="微软雅黑" w:hAnsi="微软雅黑" w:hint="eastAsia"/>
                <w:sz w:val="18"/>
                <w:szCs w:val="20"/>
              </w:rPr>
              <w:t xml:space="preserve"> </w:t>
            </w:r>
            <w:r>
              <w:rPr>
                <w:rFonts w:ascii="微软雅黑" w:hAnsi="微软雅黑"/>
                <w:sz w:val="18"/>
                <w:szCs w:val="20"/>
              </w:rPr>
              <w:t xml:space="preserve">  </w:t>
            </w:r>
            <w:r w:rsidR="009D3BF3">
              <w:rPr>
                <w:rFonts w:ascii="微软雅黑" w:hAnsi="微软雅黑" w:hint="eastAsia"/>
              </w:rPr>
              <w:t>（id：1.2.3.3.2）</w:t>
            </w:r>
            <w:r>
              <w:rPr>
                <w:rFonts w:ascii="微软雅黑" w:hAnsi="微软雅黑"/>
                <w:sz w:val="18"/>
                <w:szCs w:val="20"/>
              </w:rPr>
              <w:t xml:space="preserve">  </w:t>
            </w:r>
            <w:r w:rsidRPr="00AA475E">
              <w:rPr>
                <w:rFonts w:ascii="微软雅黑" w:hAnsi="微软雅黑" w:hint="eastAsia"/>
                <w:color w:val="0070C0"/>
                <w:sz w:val="18"/>
                <w:szCs w:val="20"/>
              </w:rPr>
              <w:t>（</w:t>
            </w:r>
            <w:r w:rsidR="006D45B9">
              <w:rPr>
                <w:rFonts w:ascii="微软雅黑" w:hAnsi="微软雅黑" w:hint="eastAsia"/>
                <w:color w:val="0070C0"/>
                <w:sz w:val="18"/>
                <w:szCs w:val="20"/>
              </w:rPr>
              <w:t>以下均为</w:t>
            </w:r>
            <w:r>
              <w:rPr>
                <w:rFonts w:ascii="微软雅黑" w:hAnsi="微软雅黑" w:hint="eastAsia"/>
                <w:color w:val="0070C0"/>
                <w:sz w:val="18"/>
                <w:szCs w:val="20"/>
              </w:rPr>
              <w:t>分析法开孔补强</w:t>
            </w:r>
            <w:r w:rsidRPr="00AA475E">
              <w:rPr>
                <w:rFonts w:ascii="微软雅黑" w:hAnsi="微软雅黑" w:hint="eastAsia"/>
                <w:color w:val="0070C0"/>
                <w:sz w:val="18"/>
                <w:szCs w:val="20"/>
              </w:rPr>
              <w:t>，2024.0</w:t>
            </w:r>
            <w:r>
              <w:rPr>
                <w:rFonts w:ascii="微软雅黑" w:hAnsi="微软雅黑"/>
                <w:color w:val="0070C0"/>
                <w:sz w:val="18"/>
                <w:szCs w:val="20"/>
              </w:rPr>
              <w:t>8.30</w:t>
            </w:r>
            <w:proofErr w:type="gramStart"/>
            <w:r>
              <w:rPr>
                <w:rFonts w:ascii="微软雅黑" w:hAnsi="微软雅黑" w:hint="eastAsia"/>
                <w:color w:val="0070C0"/>
                <w:sz w:val="18"/>
                <w:szCs w:val="20"/>
              </w:rPr>
              <w:t>待增加</w:t>
            </w:r>
            <w:proofErr w:type="gramEnd"/>
            <w:r w:rsidRPr="00AA475E">
              <w:rPr>
                <w:rFonts w:ascii="微软雅黑" w:hAnsi="微软雅黑" w:hint="eastAsia"/>
                <w:color w:val="0070C0"/>
                <w:sz w:val="18"/>
                <w:szCs w:val="20"/>
              </w:rPr>
              <w:t>标记）</w:t>
            </w:r>
          </w:p>
          <w:p w14:paraId="640F7A67" w14:textId="39A206C2" w:rsidR="006D45B9" w:rsidRDefault="006D45B9">
            <w:pPr>
              <w:rPr>
                <w:rFonts w:ascii="微软雅黑" w:hAnsi="微软雅黑" w:hint="eastAsia"/>
                <w:color w:val="0070C0"/>
                <w:sz w:val="18"/>
                <w:szCs w:val="20"/>
              </w:rPr>
            </w:pPr>
            <w:r w:rsidRPr="006D45B9">
              <w:rPr>
                <w:rFonts w:ascii="微软雅黑" w:hAnsi="微软雅黑" w:hint="eastAsia"/>
                <w:sz w:val="18"/>
                <w:szCs w:val="20"/>
              </w:rPr>
              <w:t>接管与嵌入结构处倒角半径或直边长度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≥</w:t>
            </w:r>
            <w:r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0</w:t>
            </w:r>
            <w:r w:rsidRPr="007D5A36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.5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倍</w:t>
            </w:r>
            <w:r>
              <w:rPr>
                <w:rFonts w:ascii="微软雅黑" w:hAnsi="微软雅黑" w:hint="eastAsia"/>
                <w:sz w:val="18"/>
                <w:szCs w:val="20"/>
              </w:rPr>
              <w:t>大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径端部名义厚度。</w:t>
            </w:r>
            <w:r w:rsidR="009D3BF3">
              <w:rPr>
                <w:rFonts w:ascii="微软雅黑" w:hAnsi="微软雅黑" w:hint="eastAsia"/>
              </w:rPr>
              <w:t>（id：1.2.3.4）</w:t>
            </w:r>
          </w:p>
          <w:p w14:paraId="4C8270FE" w14:textId="05AE33F4" w:rsidR="003726E9" w:rsidRDefault="006D45B9">
            <w:pPr>
              <w:rPr>
                <w:rFonts w:ascii="微软雅黑" w:hAnsi="微软雅黑" w:hint="eastAsia"/>
                <w:color w:val="0070C0"/>
                <w:sz w:val="18"/>
                <w:szCs w:val="20"/>
              </w:rPr>
            </w:pPr>
            <w:r w:rsidRPr="006D45B9">
              <w:rPr>
                <w:rFonts w:ascii="微软雅黑" w:hAnsi="微软雅黑" w:hint="eastAsia"/>
                <w:sz w:val="18"/>
                <w:szCs w:val="20"/>
              </w:rPr>
              <w:t>接管</w:t>
            </w:r>
            <w:proofErr w:type="gramStart"/>
            <w:r w:rsidR="003726E9" w:rsidRPr="003726E9">
              <w:rPr>
                <w:rFonts w:ascii="微软雅黑" w:hAnsi="微软雅黑" w:hint="eastAsia"/>
                <w:sz w:val="18"/>
                <w:szCs w:val="20"/>
              </w:rPr>
              <w:t>变径锥段</w:t>
            </w:r>
            <w:proofErr w:type="gramEnd"/>
            <w:r>
              <w:rPr>
                <w:rFonts w:ascii="微软雅黑" w:hAnsi="微软雅黑" w:hint="eastAsia"/>
                <w:sz w:val="18"/>
                <w:szCs w:val="20"/>
              </w:rPr>
              <w:t>处</w:t>
            </w:r>
            <w:r w:rsidR="003726E9" w:rsidRPr="003726E9">
              <w:rPr>
                <w:rFonts w:ascii="微软雅黑" w:hAnsi="微软雅黑" w:hint="eastAsia"/>
                <w:sz w:val="18"/>
                <w:szCs w:val="20"/>
              </w:rPr>
              <w:t>倒圆角半径</w:t>
            </w:r>
            <w:r w:rsidR="003726E9" w:rsidRPr="007D5A36">
              <w:rPr>
                <w:rFonts w:ascii="微软雅黑" w:hAnsi="微软雅黑" w:hint="eastAsia"/>
                <w:sz w:val="18"/>
                <w:szCs w:val="20"/>
              </w:rPr>
              <w:t>≥</w:t>
            </w:r>
            <w:r w:rsidR="003726E9" w:rsidRPr="007D5A36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1.5</w:t>
            </w:r>
            <w:r w:rsidR="003726E9" w:rsidRPr="007D5A36">
              <w:rPr>
                <w:rFonts w:ascii="微软雅黑" w:hAnsi="微软雅黑" w:hint="eastAsia"/>
                <w:sz w:val="18"/>
                <w:szCs w:val="20"/>
              </w:rPr>
              <w:t>倍</w:t>
            </w:r>
            <w:r>
              <w:rPr>
                <w:rFonts w:ascii="微软雅黑" w:hAnsi="微软雅黑" w:hint="eastAsia"/>
                <w:sz w:val="18"/>
                <w:szCs w:val="20"/>
              </w:rPr>
              <w:t>大</w:t>
            </w:r>
            <w:r w:rsidR="003726E9" w:rsidRPr="007D5A36">
              <w:rPr>
                <w:rFonts w:ascii="微软雅黑" w:hAnsi="微软雅黑" w:hint="eastAsia"/>
                <w:sz w:val="18"/>
                <w:szCs w:val="20"/>
              </w:rPr>
              <w:t>径端部名义厚度。</w:t>
            </w:r>
            <w:r w:rsidR="009D3BF3">
              <w:rPr>
                <w:rFonts w:ascii="微软雅黑" w:hAnsi="微软雅黑" w:hint="eastAsia"/>
              </w:rPr>
              <w:t>（id：1.2.3.5）</w:t>
            </w:r>
          </w:p>
          <w:p w14:paraId="401410D4" w14:textId="21DAAB95" w:rsidR="003726E9" w:rsidRDefault="006D45B9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6D45B9">
              <w:rPr>
                <w:rFonts w:ascii="微软雅黑" w:hAnsi="微软雅黑" w:hint="eastAsia"/>
                <w:sz w:val="18"/>
                <w:szCs w:val="20"/>
              </w:rPr>
              <w:t>接管内部倒圆角半径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≥</w:t>
            </w:r>
            <w:r w:rsidR="00F43DA2">
              <w:rPr>
                <w:rFonts w:ascii="微软雅黑" w:hAnsi="微软雅黑"/>
                <w:b/>
                <w:bCs/>
                <w:color w:val="FF0000"/>
                <w:sz w:val="18"/>
                <w:szCs w:val="20"/>
              </w:rPr>
              <w:t>0.25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倍</w:t>
            </w:r>
            <w:r>
              <w:rPr>
                <w:rFonts w:ascii="微软雅黑" w:hAnsi="微软雅黑" w:hint="eastAsia"/>
                <w:sz w:val="18"/>
                <w:szCs w:val="20"/>
              </w:rPr>
              <w:t>大</w:t>
            </w:r>
            <w:r w:rsidRPr="007D5A36">
              <w:rPr>
                <w:rFonts w:ascii="微软雅黑" w:hAnsi="微软雅黑" w:hint="eastAsia"/>
                <w:sz w:val="18"/>
                <w:szCs w:val="20"/>
              </w:rPr>
              <w:t>径端部名义厚度。</w:t>
            </w:r>
            <w:r w:rsidR="009D3BF3">
              <w:rPr>
                <w:rFonts w:ascii="微软雅黑" w:hAnsi="微软雅黑" w:hint="eastAsia"/>
              </w:rPr>
              <w:t>（id：1.2.3.6）</w:t>
            </w:r>
          </w:p>
          <w:p w14:paraId="1266B88E" w14:textId="2E5AD64B" w:rsidR="004F71C1" w:rsidRPr="006D45B9" w:rsidRDefault="004F71C1">
            <w:pPr>
              <w:rPr>
                <w:rFonts w:ascii="微软雅黑" w:hAnsi="微软雅黑" w:hint="eastAsia"/>
                <w:color w:val="0070C0"/>
                <w:sz w:val="18"/>
                <w:szCs w:val="20"/>
              </w:rPr>
            </w:pPr>
            <w:r w:rsidRPr="004F71C1">
              <w:rPr>
                <w:rFonts w:ascii="微软雅黑" w:hAnsi="微软雅黑" w:hint="eastAsia"/>
                <w:sz w:val="18"/>
                <w:szCs w:val="20"/>
              </w:rPr>
              <w:t>嵌入</w:t>
            </w:r>
            <w:r>
              <w:rPr>
                <w:rFonts w:ascii="微软雅黑" w:hAnsi="微软雅黑" w:hint="eastAsia"/>
                <w:sz w:val="18"/>
                <w:szCs w:val="20"/>
              </w:rPr>
              <w:t>式</w:t>
            </w:r>
            <w:r w:rsidRPr="004F71C1">
              <w:rPr>
                <w:rFonts w:ascii="微软雅黑" w:hAnsi="微软雅黑" w:hint="eastAsia"/>
                <w:sz w:val="18"/>
                <w:szCs w:val="20"/>
              </w:rPr>
              <w:t>接管</w:t>
            </w:r>
            <w:r>
              <w:rPr>
                <w:rFonts w:ascii="微软雅黑" w:hAnsi="微软雅黑" w:hint="eastAsia"/>
                <w:sz w:val="18"/>
                <w:szCs w:val="20"/>
              </w:rPr>
              <w:t>与</w:t>
            </w:r>
            <w:r w:rsidRPr="004F71C1">
              <w:rPr>
                <w:rFonts w:ascii="微软雅黑" w:hAnsi="微软雅黑" w:hint="eastAsia"/>
                <w:sz w:val="18"/>
                <w:szCs w:val="20"/>
              </w:rPr>
              <w:t>壳</w:t>
            </w:r>
            <w:r>
              <w:rPr>
                <w:rFonts w:ascii="微软雅黑" w:hAnsi="微软雅黑" w:hint="eastAsia"/>
                <w:sz w:val="18"/>
                <w:szCs w:val="20"/>
              </w:rPr>
              <w:t>体连接</w:t>
            </w:r>
            <w:r w:rsidRPr="004F71C1">
              <w:rPr>
                <w:rFonts w:ascii="微软雅黑" w:hAnsi="微软雅黑" w:hint="eastAsia"/>
                <w:sz w:val="18"/>
                <w:szCs w:val="20"/>
              </w:rPr>
              <w:t>结构</w:t>
            </w:r>
            <w:r>
              <w:rPr>
                <w:rFonts w:ascii="微软雅黑" w:hAnsi="微软雅黑" w:hint="eastAsia"/>
                <w:sz w:val="18"/>
                <w:szCs w:val="20"/>
              </w:rPr>
              <w:t>：</w:t>
            </w:r>
            <w:r w:rsidRPr="000664ED">
              <w:rPr>
                <w:color w:val="FF0000"/>
                <w:sz w:val="18"/>
              </w:rPr>
              <w:sym w:font="Wingdings" w:char="F06F"/>
            </w:r>
            <w:r>
              <w:rPr>
                <w:rFonts w:ascii="微软雅黑" w:hAnsi="微软雅黑" w:hint="eastAsia"/>
                <w:sz w:val="18"/>
                <w:szCs w:val="20"/>
              </w:rPr>
              <w:t>削边</w:t>
            </w:r>
            <w:r w:rsidRPr="003726E9">
              <w:rPr>
                <w:rFonts w:ascii="微软雅黑" w:hAnsi="微软雅黑" w:hint="eastAsia"/>
                <w:sz w:val="18"/>
                <w:szCs w:val="20"/>
              </w:rPr>
              <w:t>、</w:t>
            </w:r>
            <w:r w:rsidRPr="003900BA">
              <w:rPr>
                <w:rFonts w:ascii="微软雅黑" w:hAnsi="微软雅黑" w:hint="eastAsia"/>
                <w:color w:val="C00000"/>
                <w:sz w:val="18"/>
                <w:szCs w:val="20"/>
              </w:rPr>
              <w:sym w:font="Wingdings" w:char="F0FE"/>
            </w:r>
            <w:r>
              <w:rPr>
                <w:rFonts w:ascii="微软雅黑" w:hAnsi="微软雅黑" w:hint="eastAsia"/>
                <w:sz w:val="18"/>
                <w:szCs w:val="20"/>
              </w:rPr>
              <w:t>焊接过渡</w:t>
            </w:r>
            <w:r w:rsidR="00FF5034">
              <w:rPr>
                <w:rFonts w:ascii="微软雅黑" w:hAnsi="微软雅黑" w:hint="eastAsia"/>
                <w:sz w:val="18"/>
                <w:szCs w:val="20"/>
              </w:rPr>
              <w:t xml:space="preserve"> </w:t>
            </w:r>
            <w:r w:rsidR="00FF5034">
              <w:rPr>
                <w:rFonts w:ascii="微软雅黑" w:hAnsi="微软雅黑"/>
                <w:sz w:val="18"/>
                <w:szCs w:val="20"/>
              </w:rPr>
              <w:t xml:space="preserve">  </w:t>
            </w:r>
            <w:r w:rsidR="009D3BF3">
              <w:rPr>
                <w:rFonts w:ascii="微软雅黑" w:hAnsi="微软雅黑" w:hint="eastAsia"/>
              </w:rPr>
              <w:t>（id：1.2.3.7.1）</w:t>
            </w:r>
            <w:r w:rsidR="009D3BF3">
              <w:rPr>
                <w:rFonts w:ascii="微软雅黑" w:hAnsi="微软雅黑" w:hint="eastAsia"/>
                <w:sz w:val="18"/>
                <w:szCs w:val="20"/>
              </w:rPr>
              <w:t xml:space="preserve"> </w:t>
            </w:r>
            <w:r w:rsidR="009D3BF3">
              <w:rPr>
                <w:rFonts w:ascii="微软雅黑" w:hAnsi="微软雅黑"/>
                <w:sz w:val="18"/>
                <w:szCs w:val="20"/>
              </w:rPr>
              <w:t xml:space="preserve">  </w:t>
            </w:r>
            <w:r w:rsidR="009D3BF3">
              <w:rPr>
                <w:rFonts w:ascii="微软雅黑" w:hAnsi="微软雅黑" w:hint="eastAsia"/>
              </w:rPr>
              <w:t>（id：1.2.3.7.2）</w:t>
            </w:r>
            <w:r w:rsidR="00FF5034" w:rsidRPr="00AA475E">
              <w:rPr>
                <w:rFonts w:ascii="微软雅黑" w:hAnsi="微软雅黑" w:hint="eastAsia"/>
                <w:color w:val="0070C0"/>
                <w:sz w:val="18"/>
                <w:szCs w:val="20"/>
              </w:rPr>
              <w:t>（</w:t>
            </w:r>
            <w:r w:rsidR="00FF5034">
              <w:rPr>
                <w:rFonts w:ascii="微软雅黑" w:hAnsi="微软雅黑" w:hint="eastAsia"/>
                <w:color w:val="0070C0"/>
                <w:sz w:val="18"/>
                <w:szCs w:val="20"/>
              </w:rPr>
              <w:t>以上均为分析法开孔补强</w:t>
            </w:r>
            <w:r w:rsidR="00FF5034" w:rsidRPr="00AA475E">
              <w:rPr>
                <w:rFonts w:ascii="微软雅黑" w:hAnsi="微软雅黑" w:hint="eastAsia"/>
                <w:color w:val="0070C0"/>
                <w:sz w:val="18"/>
                <w:szCs w:val="20"/>
              </w:rPr>
              <w:t>，2024.0</w:t>
            </w:r>
            <w:r w:rsidR="00FF5034">
              <w:rPr>
                <w:rFonts w:ascii="微软雅黑" w:hAnsi="微软雅黑"/>
                <w:color w:val="0070C0"/>
                <w:sz w:val="18"/>
                <w:szCs w:val="20"/>
              </w:rPr>
              <w:t>8.30</w:t>
            </w:r>
            <w:proofErr w:type="gramStart"/>
            <w:r w:rsidR="00FF5034">
              <w:rPr>
                <w:rFonts w:ascii="微软雅黑" w:hAnsi="微软雅黑" w:hint="eastAsia"/>
                <w:color w:val="0070C0"/>
                <w:sz w:val="18"/>
                <w:szCs w:val="20"/>
              </w:rPr>
              <w:t>待增加</w:t>
            </w:r>
            <w:proofErr w:type="gramEnd"/>
            <w:r w:rsidR="00FF5034" w:rsidRPr="00AA475E">
              <w:rPr>
                <w:rFonts w:ascii="微软雅黑" w:hAnsi="微软雅黑" w:hint="eastAsia"/>
                <w:color w:val="0070C0"/>
                <w:sz w:val="18"/>
                <w:szCs w:val="20"/>
              </w:rPr>
              <w:t>标记）</w:t>
            </w:r>
          </w:p>
        </w:tc>
      </w:tr>
    </w:tbl>
    <w:p w14:paraId="131393E2" w14:textId="77777777" w:rsidR="007D5A36" w:rsidRPr="007D5A36" w:rsidRDefault="007D5A36" w:rsidP="007D5A36">
      <w:pPr>
        <w:pStyle w:val="4"/>
        <w:numPr>
          <w:ilvl w:val="0"/>
          <w:numId w:val="3"/>
        </w:numPr>
        <w:rPr>
          <w:rFonts w:ascii="微软雅黑" w:hAnsi="微软雅黑" w:hint="eastAsia"/>
        </w:rPr>
      </w:pPr>
      <w:r w:rsidRPr="007D5A36">
        <w:rPr>
          <w:rFonts w:ascii="微软雅黑" w:hAnsi="微软雅黑" w:hint="eastAsia"/>
        </w:rPr>
        <w:t>有缝接管焊接接头系数</w:t>
      </w:r>
    </w:p>
    <w:tbl>
      <w:tblPr>
        <w:tblStyle w:val="a8"/>
        <w:tblW w:w="4000" w:type="pct"/>
        <w:jc w:val="center"/>
        <w:tblLook w:val="04A0" w:firstRow="1" w:lastRow="0" w:firstColumn="1" w:lastColumn="0" w:noHBand="0" w:noVBand="1"/>
      </w:tblPr>
      <w:tblGrid>
        <w:gridCol w:w="704"/>
        <w:gridCol w:w="7661"/>
      </w:tblGrid>
      <w:tr w:rsidR="007D5A36" w14:paraId="04D30B2C" w14:textId="77777777" w:rsidTr="006104FF">
        <w:trPr>
          <w:trHeight w:val="57"/>
          <w:jc w:val="center"/>
        </w:trPr>
        <w:tc>
          <w:tcPr>
            <w:tcW w:w="704" w:type="dxa"/>
          </w:tcPr>
          <w:p w14:paraId="711CFF78" w14:textId="77777777" w:rsidR="007D5A36" w:rsidRDefault="00766A6C" w:rsidP="007D5A36">
            <w:pPr>
              <w:spacing w:line="240" w:lineRule="exact"/>
              <w:rPr>
                <w:rFonts w:ascii="微软雅黑" w:hAnsi="微软雅黑" w:hint="eastAsia"/>
                <w:b/>
                <w:bCs/>
              </w:rPr>
            </w:pPr>
            <w:r w:rsidRPr="003900BA">
              <w:rPr>
                <w:rFonts w:ascii="微软雅黑" w:hAnsi="微软雅黑" w:hint="eastAsia"/>
                <w:color w:val="C00000"/>
                <w:sz w:val="18"/>
                <w:szCs w:val="20"/>
              </w:rPr>
              <w:sym w:font="Wingdings" w:char="F0FE"/>
            </w:r>
          </w:p>
        </w:tc>
        <w:tc>
          <w:tcPr>
            <w:tcW w:w="7661" w:type="dxa"/>
          </w:tcPr>
          <w:p w14:paraId="00818B8B" w14:textId="05EB995F" w:rsidR="007D5A36" w:rsidRPr="006104FF" w:rsidRDefault="007D5A36" w:rsidP="007D5A36">
            <w:pPr>
              <w:spacing w:line="240" w:lineRule="exact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总是取1</w:t>
            </w:r>
            <w:r>
              <w:rPr>
                <w:rFonts w:ascii="微软雅黑" w:hAnsi="微软雅黑"/>
                <w:sz w:val="18"/>
                <w:szCs w:val="20"/>
              </w:rPr>
              <w:t>.0</w:t>
            </w:r>
            <w:r w:rsidR="00766A6C">
              <w:rPr>
                <w:rFonts w:ascii="微软雅黑" w:hAnsi="微软雅黑" w:hint="eastAsia"/>
                <w:sz w:val="18"/>
                <w:szCs w:val="20"/>
              </w:rPr>
              <w:t>；</w:t>
            </w:r>
            <w:r w:rsidR="009D3BF3">
              <w:rPr>
                <w:rFonts w:ascii="微软雅黑" w:hAnsi="微软雅黑" w:hint="eastAsia"/>
              </w:rPr>
              <w:t>（id：1.2.4.1）</w:t>
            </w:r>
          </w:p>
        </w:tc>
      </w:tr>
      <w:tr w:rsidR="007D5A36" w14:paraId="71647FF5" w14:textId="77777777" w:rsidTr="006104FF">
        <w:trPr>
          <w:trHeight w:val="57"/>
          <w:jc w:val="center"/>
        </w:trPr>
        <w:tc>
          <w:tcPr>
            <w:tcW w:w="704" w:type="dxa"/>
          </w:tcPr>
          <w:p w14:paraId="2F6048E4" w14:textId="77777777" w:rsidR="007D5A36" w:rsidRDefault="00766A6C" w:rsidP="007D5A36">
            <w:pPr>
              <w:spacing w:line="240" w:lineRule="exact"/>
              <w:rPr>
                <w:rFonts w:ascii="微软雅黑" w:hAnsi="微软雅黑" w:hint="eastAsia"/>
                <w:b/>
                <w:bCs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</w:p>
        </w:tc>
        <w:tc>
          <w:tcPr>
            <w:tcW w:w="7661" w:type="dxa"/>
          </w:tcPr>
          <w:p w14:paraId="1BD910C1" w14:textId="23985EC2" w:rsidR="007D5A36" w:rsidRPr="006104FF" w:rsidRDefault="00A972B5" w:rsidP="007D5A36">
            <w:pPr>
              <w:spacing w:line="240" w:lineRule="exact"/>
              <w:rPr>
                <w:rFonts w:ascii="微软雅黑" w:hAnsi="微软雅黑" w:hint="eastAsia"/>
                <w:sz w:val="18"/>
                <w:szCs w:val="20"/>
              </w:rPr>
            </w:pPr>
            <w:r w:rsidRPr="006104FF">
              <w:rPr>
                <w:rFonts w:ascii="微软雅黑" w:hAnsi="微软雅黑" w:hint="eastAsia"/>
                <w:sz w:val="18"/>
                <w:szCs w:val="20"/>
              </w:rPr>
              <w:t>按</w:t>
            </w:r>
            <w:r w:rsidR="006104FF" w:rsidRPr="006104FF">
              <w:rPr>
                <w:rFonts w:ascii="微软雅黑" w:hAnsi="微软雅黑" w:hint="eastAsia"/>
                <w:sz w:val="18"/>
                <w:szCs w:val="20"/>
              </w:rPr>
              <w:t>容器焊接接头系数取值</w:t>
            </w:r>
            <w:r w:rsidR="00766A6C">
              <w:rPr>
                <w:rFonts w:ascii="微软雅黑" w:hAnsi="微软雅黑" w:hint="eastAsia"/>
                <w:sz w:val="18"/>
                <w:szCs w:val="20"/>
              </w:rPr>
              <w:t>。</w:t>
            </w:r>
            <w:r w:rsidR="009D3BF3">
              <w:rPr>
                <w:rFonts w:ascii="微软雅黑" w:hAnsi="微软雅黑" w:hint="eastAsia"/>
              </w:rPr>
              <w:t>（id：1.2.4.2）</w:t>
            </w:r>
          </w:p>
        </w:tc>
      </w:tr>
    </w:tbl>
    <w:p w14:paraId="378DD945" w14:textId="455E683C" w:rsidR="006104FF" w:rsidRDefault="006104FF" w:rsidP="006104FF">
      <w:pPr>
        <w:ind w:firstLineChars="200" w:firstLine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注：第一列为可选项，“√”为默认选中项</w:t>
      </w:r>
      <w:r w:rsidRPr="007D5A36">
        <w:rPr>
          <w:rFonts w:ascii="微软雅黑" w:hAnsi="微软雅黑" w:hint="eastAsia"/>
          <w:sz w:val="18"/>
          <w:szCs w:val="20"/>
        </w:rPr>
        <w:t>，以下同要求。</w:t>
      </w:r>
    </w:p>
    <w:p w14:paraId="748C635D" w14:textId="252B364D" w:rsidR="00F25438" w:rsidRPr="007D5A36" w:rsidRDefault="00F25438" w:rsidP="00F25438">
      <w:pPr>
        <w:pStyle w:val="4"/>
        <w:numPr>
          <w:ilvl w:val="0"/>
          <w:numId w:val="3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换热管制造方法</w:t>
      </w:r>
      <w:r w:rsidRPr="00302C08">
        <w:rPr>
          <w:rFonts w:ascii="微软雅黑" w:hAnsi="微软雅黑" w:hint="eastAsia"/>
          <w:sz w:val="18"/>
          <w:szCs w:val="18"/>
        </w:rPr>
        <w:t>（</w:t>
      </w:r>
      <w:r w:rsidRPr="00302C08">
        <w:rPr>
          <w:rFonts w:ascii="微软雅黑" w:hAnsi="微软雅黑"/>
          <w:sz w:val="18"/>
          <w:szCs w:val="18"/>
        </w:rPr>
        <w:t>2024年10月29日</w:t>
      </w:r>
      <w:r>
        <w:rPr>
          <w:rFonts w:ascii="微软雅黑" w:hAnsi="微软雅黑" w:hint="eastAsia"/>
          <w:sz w:val="18"/>
          <w:szCs w:val="18"/>
        </w:rPr>
        <w:t>新增</w:t>
      </w:r>
      <w:r w:rsidRPr="00302C08">
        <w:rPr>
          <w:rFonts w:ascii="微软雅黑" w:hAnsi="微软雅黑" w:hint="eastAsia"/>
          <w:sz w:val="18"/>
          <w:szCs w:val="18"/>
        </w:rPr>
        <w:t>）</w:t>
      </w:r>
    </w:p>
    <w:tbl>
      <w:tblPr>
        <w:tblStyle w:val="a8"/>
        <w:tblW w:w="4000" w:type="pct"/>
        <w:jc w:val="center"/>
        <w:tblLook w:val="04A0" w:firstRow="1" w:lastRow="0" w:firstColumn="1" w:lastColumn="0" w:noHBand="0" w:noVBand="1"/>
      </w:tblPr>
      <w:tblGrid>
        <w:gridCol w:w="704"/>
        <w:gridCol w:w="7661"/>
      </w:tblGrid>
      <w:tr w:rsidR="00F25438" w14:paraId="4CD001B0" w14:textId="77777777" w:rsidTr="008F48F8">
        <w:trPr>
          <w:trHeight w:val="57"/>
          <w:jc w:val="center"/>
        </w:trPr>
        <w:tc>
          <w:tcPr>
            <w:tcW w:w="704" w:type="dxa"/>
          </w:tcPr>
          <w:p w14:paraId="47B6EA87" w14:textId="77777777" w:rsidR="00F25438" w:rsidRPr="00302C08" w:rsidRDefault="00F25438" w:rsidP="00302C08">
            <w:pPr>
              <w:spacing w:line="240" w:lineRule="exact"/>
              <w:rPr>
                <w:rFonts w:ascii="微软雅黑" w:hAnsi="微软雅黑" w:hint="eastAsia"/>
                <w:b/>
                <w:bCs/>
              </w:rPr>
            </w:pPr>
            <w:r w:rsidRPr="003900BA">
              <w:rPr>
                <w:rFonts w:hint="eastAsia"/>
              </w:rPr>
              <w:sym w:font="Wingdings" w:char="F0FE"/>
            </w:r>
          </w:p>
        </w:tc>
        <w:tc>
          <w:tcPr>
            <w:tcW w:w="7661" w:type="dxa"/>
          </w:tcPr>
          <w:p w14:paraId="4F500B58" w14:textId="1BF6C772" w:rsidR="00F25438" w:rsidRPr="006104FF" w:rsidRDefault="00F25438" w:rsidP="008F48F8">
            <w:pPr>
              <w:spacing w:line="240" w:lineRule="exact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冷拔；</w:t>
            </w:r>
            <w:r w:rsidR="009D3BF3">
              <w:rPr>
                <w:rFonts w:ascii="微软雅黑" w:hAnsi="微软雅黑" w:hint="eastAsia"/>
              </w:rPr>
              <w:t>（id：1.2.5.1）</w:t>
            </w:r>
          </w:p>
        </w:tc>
      </w:tr>
      <w:tr w:rsidR="00F25438" w14:paraId="1A6A5C62" w14:textId="77777777" w:rsidTr="008F48F8">
        <w:trPr>
          <w:trHeight w:val="57"/>
          <w:jc w:val="center"/>
        </w:trPr>
        <w:tc>
          <w:tcPr>
            <w:tcW w:w="704" w:type="dxa"/>
          </w:tcPr>
          <w:p w14:paraId="62DDAB28" w14:textId="77777777" w:rsidR="00F25438" w:rsidRDefault="00F25438" w:rsidP="008F48F8">
            <w:pPr>
              <w:spacing w:line="240" w:lineRule="exact"/>
              <w:rPr>
                <w:rFonts w:ascii="微软雅黑" w:hAnsi="微软雅黑" w:hint="eastAsia"/>
                <w:b/>
                <w:bCs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</w:p>
        </w:tc>
        <w:tc>
          <w:tcPr>
            <w:tcW w:w="7661" w:type="dxa"/>
          </w:tcPr>
          <w:p w14:paraId="6CFBFEC9" w14:textId="6489F153" w:rsidR="00F25438" w:rsidRPr="006104FF" w:rsidRDefault="00F25438" w:rsidP="008F48F8">
            <w:pPr>
              <w:spacing w:line="240" w:lineRule="exact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热轧。</w:t>
            </w:r>
            <w:r w:rsidR="009D3BF3">
              <w:rPr>
                <w:rFonts w:ascii="微软雅黑" w:hAnsi="微软雅黑" w:hint="eastAsia"/>
              </w:rPr>
              <w:t>（id：1.2.5.2）</w:t>
            </w:r>
          </w:p>
        </w:tc>
      </w:tr>
    </w:tbl>
    <w:p w14:paraId="7D66DCB6" w14:textId="036973C5" w:rsidR="00F25438" w:rsidRDefault="00F25438" w:rsidP="00F25438">
      <w:pPr>
        <w:ind w:firstLineChars="200" w:firstLine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注：仅可二选</w:t>
      </w:r>
      <w:proofErr w:type="gramStart"/>
      <w:r>
        <w:rPr>
          <w:rFonts w:ascii="微软雅黑" w:hAnsi="微软雅黑" w:hint="eastAsia"/>
          <w:sz w:val="18"/>
          <w:szCs w:val="20"/>
        </w:rPr>
        <w:t>一</w:t>
      </w:r>
      <w:proofErr w:type="gramEnd"/>
      <w:r w:rsidRPr="007D5A36">
        <w:rPr>
          <w:rFonts w:ascii="微软雅黑" w:hAnsi="微软雅黑" w:hint="eastAsia"/>
          <w:sz w:val="18"/>
          <w:szCs w:val="20"/>
        </w:rPr>
        <w:t>。</w:t>
      </w:r>
    </w:p>
    <w:p w14:paraId="51D1B151" w14:textId="77777777" w:rsidR="00F25438" w:rsidRPr="00F25438" w:rsidRDefault="00F25438" w:rsidP="006104FF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p w14:paraId="57D506A7" w14:textId="77777777" w:rsidR="00AC3E2D" w:rsidRPr="00AC3E2D" w:rsidRDefault="00AC3E2D" w:rsidP="00AC3E2D">
      <w:pPr>
        <w:pStyle w:val="3"/>
        <w:numPr>
          <w:ilvl w:val="0"/>
          <w:numId w:val="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锻件</w:t>
      </w:r>
    </w:p>
    <w:p w14:paraId="226D25A9" w14:textId="77777777" w:rsidR="00D50767" w:rsidRPr="00D50767" w:rsidRDefault="00D50767" w:rsidP="00D50767">
      <w:pPr>
        <w:pStyle w:val="4"/>
        <w:numPr>
          <w:ilvl w:val="0"/>
          <w:numId w:val="10"/>
        </w:numPr>
        <w:rPr>
          <w:rFonts w:ascii="微软雅黑" w:hAnsi="微软雅黑" w:hint="eastAsia"/>
        </w:rPr>
      </w:pPr>
      <w:r w:rsidRPr="00D50767">
        <w:rPr>
          <w:rFonts w:ascii="微软雅黑" w:hAnsi="微软雅黑" w:hint="eastAsia"/>
        </w:rPr>
        <w:t>中小型锻件定义：</w:t>
      </w:r>
    </w:p>
    <w:p w14:paraId="504A9AF0" w14:textId="77777777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bCs/>
          <w:sz w:val="18"/>
          <w:szCs w:val="20"/>
        </w:rPr>
        <w:t>尺寸和重量符合下列条件之一者：</w:t>
      </w:r>
    </w:p>
    <w:p w14:paraId="5926BB28" w14:textId="1FD451CB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规格不大于</w:t>
      </w:r>
      <w:r w:rsidRPr="00D50767">
        <w:rPr>
          <w:rFonts w:ascii="微软雅黑" w:hAnsi="微软雅黑"/>
          <w:sz w:val="18"/>
          <w:szCs w:val="20"/>
        </w:rPr>
        <w:t>PN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2.5</w:t>
      </w:r>
      <w:r w:rsidRPr="00D50767">
        <w:rPr>
          <w:rFonts w:ascii="微软雅黑" w:hAnsi="微软雅黑"/>
          <w:sz w:val="18"/>
          <w:szCs w:val="20"/>
        </w:rPr>
        <w:t>(</w:t>
      </w:r>
      <w:proofErr w:type="spellStart"/>
      <w:r w:rsidRPr="00D50767">
        <w:rPr>
          <w:rFonts w:ascii="微软雅黑" w:hAnsi="微软雅黑"/>
          <w:sz w:val="18"/>
          <w:szCs w:val="20"/>
        </w:rPr>
        <w:t>Mpa</w:t>
      </w:r>
      <w:proofErr w:type="spellEnd"/>
      <w:r w:rsidRPr="00D50767">
        <w:rPr>
          <w:rFonts w:ascii="微软雅黑" w:hAnsi="微软雅黑"/>
          <w:sz w:val="18"/>
          <w:szCs w:val="20"/>
        </w:rPr>
        <w:t>)</w:t>
      </w:r>
      <w:r w:rsidRPr="00D50767">
        <w:rPr>
          <w:rFonts w:ascii="微软雅黑" w:hAnsi="微软雅黑" w:hint="eastAsia"/>
          <w:sz w:val="18"/>
          <w:szCs w:val="20"/>
        </w:rPr>
        <w:t>、</w:t>
      </w:r>
      <w:r w:rsidRPr="00D50767">
        <w:rPr>
          <w:rFonts w:ascii="微软雅黑" w:hAnsi="微软雅黑"/>
          <w:sz w:val="18"/>
          <w:szCs w:val="20"/>
        </w:rPr>
        <w:t>DN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600</w:t>
      </w:r>
      <w:r w:rsidRPr="00D50767">
        <w:rPr>
          <w:rFonts w:ascii="微软雅黑" w:hAnsi="微软雅黑" w:hint="eastAsia"/>
          <w:sz w:val="18"/>
          <w:szCs w:val="20"/>
        </w:rPr>
        <w:t>的法兰或相当于该尺寸的其他环形锻件；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1.3.1.1.1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1.3.1.1.</w:t>
      </w:r>
      <w:r w:rsidR="009D3BF3">
        <w:rPr>
          <w:rFonts w:ascii="微软雅黑" w:hAnsi="微软雅黑" w:hint="eastAsia"/>
        </w:rPr>
        <w:t>2）</w:t>
      </w:r>
    </w:p>
    <w:p w14:paraId="3DE6E2CB" w14:textId="430289C1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重量不大于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800</w:t>
      </w:r>
      <w:r w:rsidRPr="00D50767">
        <w:rPr>
          <w:rFonts w:ascii="微软雅黑" w:hAnsi="微软雅黑"/>
          <w:sz w:val="18"/>
          <w:szCs w:val="20"/>
        </w:rPr>
        <w:t>kg</w:t>
      </w:r>
      <w:r w:rsidRPr="00D50767">
        <w:rPr>
          <w:rFonts w:ascii="微软雅黑" w:hAnsi="微软雅黑" w:hint="eastAsia"/>
          <w:sz w:val="18"/>
          <w:szCs w:val="20"/>
        </w:rPr>
        <w:t>的饼状、筒型和异型锻件（如三通、阀体等）；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1.3.1.2</w:t>
      </w:r>
      <w:r w:rsidR="009D3BF3">
        <w:rPr>
          <w:rFonts w:ascii="微软雅黑" w:hAnsi="微软雅黑" w:hint="eastAsia"/>
        </w:rPr>
        <w:t>）</w:t>
      </w:r>
    </w:p>
    <w:p w14:paraId="5D9769D9" w14:textId="42AC4FC0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直径不大于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200</w:t>
      </w:r>
      <w:r w:rsidRPr="00D50767">
        <w:rPr>
          <w:rFonts w:ascii="微软雅黑" w:hAnsi="微软雅黑"/>
          <w:sz w:val="18"/>
          <w:szCs w:val="20"/>
        </w:rPr>
        <w:t>mm</w:t>
      </w:r>
      <w:r w:rsidRPr="00D50767">
        <w:rPr>
          <w:rFonts w:ascii="微软雅黑" w:hAnsi="微软雅黑" w:hint="eastAsia"/>
          <w:sz w:val="18"/>
          <w:szCs w:val="20"/>
        </w:rPr>
        <w:t>且重量不大于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1500</w:t>
      </w:r>
      <w:r w:rsidRPr="00D50767">
        <w:rPr>
          <w:rFonts w:ascii="微软雅黑" w:hAnsi="微软雅黑"/>
          <w:sz w:val="18"/>
          <w:szCs w:val="20"/>
        </w:rPr>
        <w:t>kg</w:t>
      </w:r>
      <w:r w:rsidRPr="00D50767">
        <w:rPr>
          <w:rFonts w:ascii="微软雅黑" w:hAnsi="微软雅黑" w:hint="eastAsia"/>
          <w:sz w:val="18"/>
          <w:szCs w:val="20"/>
        </w:rPr>
        <w:t>的条形或轴类锻件。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1.3.1.3.1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1.3.1.3.</w:t>
      </w:r>
      <w:r w:rsidR="009D3BF3">
        <w:rPr>
          <w:rFonts w:ascii="微软雅黑" w:hAnsi="微软雅黑" w:hint="eastAsia"/>
        </w:rPr>
        <w:t>2）</w:t>
      </w:r>
    </w:p>
    <w:p w14:paraId="14C49D73" w14:textId="77777777" w:rsidR="00D50767" w:rsidRPr="00AC3E2D" w:rsidRDefault="00D50767" w:rsidP="00D50767">
      <w:pPr>
        <w:pStyle w:val="4"/>
        <w:numPr>
          <w:ilvl w:val="0"/>
          <w:numId w:val="10"/>
        </w:numPr>
        <w:rPr>
          <w:rFonts w:ascii="微软雅黑" w:hAnsi="微软雅黑" w:hint="eastAsia"/>
        </w:rPr>
      </w:pPr>
      <w:r w:rsidRPr="00AC3E2D">
        <w:rPr>
          <w:rFonts w:ascii="微软雅黑" w:hAnsi="微软雅黑" w:hint="eastAsia"/>
        </w:rPr>
        <w:lastRenderedPageBreak/>
        <w:t>锻件分级</w:t>
      </w:r>
    </w:p>
    <w:p w14:paraId="55D902AB" w14:textId="2140F5F9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设计压力</w:t>
      </w:r>
      <w:r w:rsidRPr="00D50767">
        <w:rPr>
          <w:rFonts w:ascii="微软雅黑" w:hAnsi="微软雅黑"/>
          <w:sz w:val="18"/>
          <w:szCs w:val="20"/>
        </w:rPr>
        <w:t>&lt;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10.0</w:t>
      </w:r>
      <w:r w:rsidRPr="00D50767">
        <w:rPr>
          <w:rFonts w:ascii="微软雅黑" w:hAnsi="微软雅黑"/>
          <w:sz w:val="18"/>
          <w:szCs w:val="20"/>
        </w:rPr>
        <w:t>MPa</w:t>
      </w:r>
      <w:r w:rsidRPr="00D50767">
        <w:rPr>
          <w:rFonts w:ascii="微软雅黑" w:hAnsi="微软雅黑" w:hint="eastAsia"/>
          <w:sz w:val="18"/>
          <w:szCs w:val="20"/>
        </w:rPr>
        <w:t>的法兰以及几何尺寸类似的锻件应符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Ⅱ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1.3.2.1.1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1.3.2.1.</w:t>
      </w:r>
      <w:r w:rsidR="009D3BF3">
        <w:rPr>
          <w:rFonts w:ascii="微软雅黑" w:hAnsi="微软雅黑" w:hint="eastAsia"/>
        </w:rPr>
        <w:t>2）</w:t>
      </w:r>
    </w:p>
    <w:p w14:paraId="01483550" w14:textId="377E4F44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设计压力</w:t>
      </w:r>
      <w:r w:rsidRPr="00D50767">
        <w:rPr>
          <w:rFonts w:ascii="微软雅黑" w:hAnsi="微软雅黑"/>
          <w:sz w:val="18"/>
          <w:szCs w:val="20"/>
        </w:rPr>
        <w:t>≥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1.6</w:t>
      </w:r>
      <w:r w:rsidRPr="00D50767">
        <w:rPr>
          <w:rFonts w:ascii="微软雅黑" w:hAnsi="微软雅黑"/>
          <w:sz w:val="18"/>
          <w:szCs w:val="20"/>
        </w:rPr>
        <w:t>MPa</w:t>
      </w:r>
      <w:r w:rsidRPr="00D50767">
        <w:rPr>
          <w:rFonts w:ascii="微软雅黑" w:hAnsi="微软雅黑" w:hint="eastAsia"/>
          <w:sz w:val="18"/>
          <w:szCs w:val="20"/>
        </w:rPr>
        <w:t>的非低温容器用锻件应符合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Ⅱ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1.3.2.2.1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1.3.2.2.</w:t>
      </w:r>
      <w:r w:rsidR="009D3BF3">
        <w:rPr>
          <w:rFonts w:ascii="微软雅黑" w:hAnsi="微软雅黑" w:hint="eastAsia"/>
        </w:rPr>
        <w:t>2）</w:t>
      </w:r>
    </w:p>
    <w:p w14:paraId="4A31F3B6" w14:textId="2DD68BD8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设计压力大于等于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10.0</w:t>
      </w:r>
      <w:r w:rsidRPr="00D50767">
        <w:rPr>
          <w:rFonts w:ascii="微软雅黑" w:hAnsi="微软雅黑"/>
          <w:sz w:val="18"/>
          <w:szCs w:val="20"/>
        </w:rPr>
        <w:t>MPa</w:t>
      </w:r>
      <w:r w:rsidRPr="00D50767">
        <w:rPr>
          <w:rFonts w:ascii="微软雅黑" w:hAnsi="微软雅黑" w:hint="eastAsia"/>
          <w:sz w:val="18"/>
          <w:szCs w:val="20"/>
        </w:rPr>
        <w:t>的中小型锻件应符合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III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1.3.2.3.1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1.3.2.3.2</w:t>
      </w:r>
      <w:r w:rsidR="009D3BF3">
        <w:rPr>
          <w:rFonts w:ascii="微软雅黑" w:hAnsi="微软雅黑" w:hint="eastAsia"/>
        </w:rPr>
        <w:t>）</w:t>
      </w:r>
    </w:p>
    <w:p w14:paraId="795F690D" w14:textId="6E45D065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大型锻件应符合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III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1.3.2.4</w:t>
      </w:r>
      <w:r w:rsidR="009D3BF3">
        <w:rPr>
          <w:rFonts w:ascii="微软雅黑" w:hAnsi="微软雅黑" w:hint="eastAsia"/>
        </w:rPr>
        <w:t>）</w:t>
      </w:r>
    </w:p>
    <w:p w14:paraId="5C4E1E84" w14:textId="0BCFCDBD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介质的毒性为极度危害性的锻件应符合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IV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5）</w:t>
      </w:r>
    </w:p>
    <w:p w14:paraId="3BF5A577" w14:textId="6D9FD600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介质的毒性为高度危害性的锻件应符合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III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6）</w:t>
      </w:r>
    </w:p>
    <w:p w14:paraId="59D99534" w14:textId="30E82C06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标准抗拉强度下限值大于</w:t>
      </w:r>
      <w:r w:rsidRPr="00D50767">
        <w:rPr>
          <w:rFonts w:ascii="微软雅黑" w:hAnsi="微软雅黑"/>
          <w:sz w:val="18"/>
          <w:szCs w:val="20"/>
        </w:rPr>
        <w:t>540MPa</w:t>
      </w:r>
      <w:r w:rsidRPr="00D50767">
        <w:rPr>
          <w:rFonts w:ascii="微软雅黑" w:hAnsi="微软雅黑" w:hint="eastAsia"/>
          <w:sz w:val="18"/>
          <w:szCs w:val="20"/>
        </w:rPr>
        <w:t>，且公称厚度大于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200</w:t>
      </w:r>
      <w:r w:rsidRPr="00D50767">
        <w:rPr>
          <w:rFonts w:ascii="微软雅黑" w:hAnsi="微软雅黑"/>
          <w:sz w:val="18"/>
          <w:szCs w:val="20"/>
        </w:rPr>
        <w:t>mm</w:t>
      </w:r>
      <w:r w:rsidRPr="00D50767">
        <w:rPr>
          <w:rFonts w:ascii="微软雅黑" w:hAnsi="微软雅黑" w:hint="eastAsia"/>
          <w:sz w:val="18"/>
          <w:szCs w:val="20"/>
        </w:rPr>
        <w:t>的低合金锻件应符合</w:t>
      </w:r>
      <w:r w:rsidRPr="00D50767">
        <w:rPr>
          <w:rFonts w:ascii="微软雅黑" w:hAnsi="微软雅黑" w:hint="eastAsia"/>
          <w:bCs/>
          <w:sz w:val="18"/>
          <w:szCs w:val="20"/>
        </w:rPr>
        <w:t>III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7）</w:t>
      </w:r>
    </w:p>
    <w:p w14:paraId="0B3DD6F7" w14:textId="378B1689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公称厚度大于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300</w:t>
      </w:r>
      <w:r w:rsidRPr="00D50767">
        <w:rPr>
          <w:rFonts w:ascii="微软雅黑" w:hAnsi="微软雅黑"/>
          <w:sz w:val="18"/>
          <w:szCs w:val="20"/>
        </w:rPr>
        <w:t>mm</w:t>
      </w:r>
      <w:r w:rsidRPr="00D50767">
        <w:rPr>
          <w:rFonts w:ascii="微软雅黑" w:hAnsi="微软雅黑" w:hint="eastAsia"/>
          <w:sz w:val="18"/>
          <w:szCs w:val="20"/>
        </w:rPr>
        <w:t>的锻件应符合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IV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8</w:t>
      </w:r>
      <w:r w:rsidR="009D3BF3" w:rsidRPr="009D3BF3">
        <w:rPr>
          <w:rFonts w:ascii="微软雅黑" w:hAnsi="微软雅黑" w:hint="eastAsia"/>
        </w:rPr>
        <w:t>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8</w:t>
      </w:r>
      <w:r w:rsidR="009D3BF3" w:rsidRPr="009D3BF3">
        <w:rPr>
          <w:rFonts w:ascii="微软雅黑" w:hAnsi="微软雅黑" w:hint="eastAsia"/>
        </w:rPr>
        <w:t>.2</w:t>
      </w:r>
      <w:r w:rsidR="009D3BF3">
        <w:rPr>
          <w:rFonts w:ascii="微软雅黑" w:hAnsi="微软雅黑" w:hint="eastAsia"/>
        </w:rPr>
        <w:t>）</w:t>
      </w:r>
    </w:p>
    <w:p w14:paraId="5E6C8ADC" w14:textId="7177D1A0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采用分析设计标准设计的设备用锻件应符合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III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9）</w:t>
      </w:r>
    </w:p>
    <w:p w14:paraId="0517FE8E" w14:textId="74AF39B7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用作压力容器筒节和封头的筒形、环形和碗形锻件应符合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III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10）</w:t>
      </w:r>
    </w:p>
    <w:p w14:paraId="048D3EE5" w14:textId="2B7F6808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公称直径大于等于</w:t>
      </w:r>
      <w:r w:rsidRPr="00D50767">
        <w:rPr>
          <w:rFonts w:ascii="微软雅黑" w:hAnsi="微软雅黑"/>
          <w:b/>
          <w:bCs/>
          <w:color w:val="C00000"/>
          <w:sz w:val="18"/>
          <w:szCs w:val="20"/>
        </w:rPr>
        <w:t>1200</w:t>
      </w:r>
      <w:r w:rsidRPr="00D50767">
        <w:rPr>
          <w:rFonts w:ascii="微软雅黑" w:hAnsi="微软雅黑"/>
          <w:sz w:val="18"/>
          <w:szCs w:val="20"/>
        </w:rPr>
        <w:t>mm</w:t>
      </w:r>
      <w:r w:rsidRPr="00D50767">
        <w:rPr>
          <w:rFonts w:ascii="微软雅黑" w:hAnsi="微软雅黑" w:hint="eastAsia"/>
          <w:sz w:val="18"/>
          <w:szCs w:val="20"/>
        </w:rPr>
        <w:t>的热交换器管板或平盖锻件应符合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IV</w:t>
      </w:r>
      <w:r w:rsidRPr="00D50767">
        <w:rPr>
          <w:rFonts w:ascii="微软雅黑" w:hAnsi="微软雅黑" w:hint="eastAsia"/>
          <w:sz w:val="18"/>
          <w:szCs w:val="20"/>
        </w:rPr>
        <w:t>级要求；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11</w:t>
      </w:r>
      <w:r w:rsidR="009D3BF3" w:rsidRPr="009D3BF3">
        <w:rPr>
          <w:rFonts w:ascii="微软雅黑" w:hAnsi="微软雅黑" w:hint="eastAsia"/>
        </w:rPr>
        <w:t>.1</w:t>
      </w:r>
      <w:r w:rsidR="009D3BF3">
        <w:rPr>
          <w:rFonts w:ascii="微软雅黑" w:hAnsi="微软雅黑" w:hint="eastAsia"/>
        </w:rPr>
        <w:t>）（id：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11.</w:t>
      </w:r>
      <w:r w:rsidR="009D3BF3" w:rsidRPr="009D3BF3">
        <w:rPr>
          <w:rFonts w:ascii="微软雅黑" w:hAnsi="微软雅黑" w:hint="eastAsia"/>
        </w:rPr>
        <w:t>2</w:t>
      </w:r>
      <w:r w:rsidR="009D3BF3">
        <w:rPr>
          <w:rFonts w:ascii="微软雅黑" w:hAnsi="微软雅黑" w:hint="eastAsia"/>
        </w:rPr>
        <w:t>）</w:t>
      </w:r>
    </w:p>
    <w:p w14:paraId="39B2783C" w14:textId="1413994D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bCs/>
          <w:sz w:val="18"/>
          <w:szCs w:val="20"/>
        </w:rPr>
        <w:t>非受压元件用中小型锻件应符合</w:t>
      </w:r>
      <w:r w:rsidRPr="00D50767">
        <w:rPr>
          <w:rFonts w:ascii="微软雅黑" w:hAnsi="微软雅黑" w:hint="eastAsia"/>
          <w:b/>
          <w:bCs/>
          <w:color w:val="C00000"/>
          <w:sz w:val="18"/>
          <w:szCs w:val="20"/>
        </w:rPr>
        <w:t>I</w:t>
      </w:r>
      <w:r w:rsidRPr="00D50767">
        <w:rPr>
          <w:rFonts w:ascii="微软雅黑" w:hAnsi="微软雅黑" w:hint="eastAsia"/>
          <w:bCs/>
          <w:sz w:val="18"/>
          <w:szCs w:val="20"/>
        </w:rPr>
        <w:t>级</w:t>
      </w:r>
      <w:r w:rsidRPr="00D50767">
        <w:rPr>
          <w:rFonts w:ascii="微软雅黑" w:hAnsi="微软雅黑" w:hint="eastAsia"/>
          <w:sz w:val="18"/>
          <w:szCs w:val="20"/>
        </w:rPr>
        <w:t>。</w:t>
      </w:r>
      <w:r w:rsidR="009D3BF3">
        <w:rPr>
          <w:rFonts w:ascii="微软雅黑" w:hAnsi="微软雅黑" w:hint="eastAsia"/>
        </w:rPr>
        <w:t>（id：</w:t>
      </w:r>
      <w:r w:rsidR="009D3BF3" w:rsidRPr="009D3BF3">
        <w:rPr>
          <w:rFonts w:ascii="微软雅黑" w:hAnsi="微软雅黑" w:hint="eastAsia"/>
        </w:rPr>
        <w:t>1.3.2.</w:t>
      </w:r>
      <w:r w:rsidR="009D3BF3">
        <w:rPr>
          <w:rFonts w:ascii="微软雅黑" w:hAnsi="微软雅黑" w:hint="eastAsia"/>
        </w:rPr>
        <w:t>12）</w:t>
      </w:r>
    </w:p>
    <w:p w14:paraId="0EBB739C" w14:textId="77777777" w:rsidR="00D50767" w:rsidRPr="00D50767" w:rsidRDefault="00D50767" w:rsidP="00D50767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50767">
        <w:rPr>
          <w:rFonts w:ascii="微软雅黑" w:hAnsi="微软雅黑" w:hint="eastAsia"/>
          <w:sz w:val="18"/>
          <w:szCs w:val="20"/>
        </w:rPr>
        <w:t>注：</w:t>
      </w:r>
      <w:r>
        <w:rPr>
          <w:rFonts w:ascii="微软雅黑" w:hAnsi="微软雅黑" w:hint="eastAsia"/>
          <w:sz w:val="18"/>
          <w:szCs w:val="20"/>
        </w:rPr>
        <w:t>填写说明，</w:t>
      </w:r>
      <w:r w:rsidRPr="00D50767">
        <w:rPr>
          <w:rFonts w:ascii="微软雅黑" w:hAnsi="微软雅黑" w:hint="eastAsia"/>
          <w:sz w:val="18"/>
          <w:szCs w:val="20"/>
        </w:rPr>
        <w:t>级别对应填写范围为I、Ⅱ、III、IV。</w:t>
      </w:r>
      <w:r w:rsidR="000A4495" w:rsidRPr="000A4495">
        <w:rPr>
          <w:rFonts w:ascii="微软雅黑" w:hAnsi="微软雅黑" w:hint="eastAsia"/>
          <w:color w:val="0070C0"/>
          <w:sz w:val="18"/>
          <w:szCs w:val="20"/>
        </w:rPr>
        <w:t>本部分内容主要用于后续知识库的判定</w:t>
      </w:r>
      <w:r w:rsidR="000A4495">
        <w:rPr>
          <w:rFonts w:ascii="微软雅黑" w:hAnsi="微软雅黑" w:hint="eastAsia"/>
          <w:sz w:val="18"/>
          <w:szCs w:val="20"/>
        </w:rPr>
        <w:t>。</w:t>
      </w:r>
    </w:p>
    <w:p w14:paraId="484EEB08" w14:textId="77777777" w:rsidR="00AC3E2D" w:rsidRPr="00AA26B6" w:rsidRDefault="00AA26B6" w:rsidP="00AA26B6">
      <w:pPr>
        <w:rPr>
          <w:rFonts w:ascii="微软雅黑" w:hAnsi="微软雅黑" w:hint="eastAsia"/>
          <w:b/>
          <w:color w:val="FF0000"/>
          <w:sz w:val="20"/>
          <w:szCs w:val="20"/>
        </w:rPr>
      </w:pPr>
      <w:r w:rsidRPr="00AA26B6">
        <w:rPr>
          <w:rFonts w:ascii="微软雅黑" w:hAnsi="微软雅黑" w:hint="eastAsia"/>
          <w:b/>
          <w:color w:val="FF0000"/>
          <w:sz w:val="20"/>
          <w:szCs w:val="20"/>
        </w:rPr>
        <w:t>注：是否移植知识库做预定义，待讨论</w:t>
      </w:r>
    </w:p>
    <w:p w14:paraId="169B7710" w14:textId="77777777" w:rsidR="00896421" w:rsidRDefault="00896421" w:rsidP="00896421">
      <w:pPr>
        <w:pStyle w:val="3"/>
        <w:numPr>
          <w:ilvl w:val="0"/>
          <w:numId w:val="2"/>
        </w:numPr>
        <w:rPr>
          <w:rFonts w:ascii="微软雅黑" w:hAnsi="微软雅黑" w:hint="eastAsia"/>
        </w:rPr>
      </w:pPr>
      <w:r w:rsidRPr="00896421">
        <w:rPr>
          <w:rFonts w:ascii="微软雅黑" w:hAnsi="微软雅黑" w:hint="eastAsia"/>
        </w:rPr>
        <w:t>接管</w:t>
      </w:r>
    </w:p>
    <w:p w14:paraId="65335C87" w14:textId="77777777" w:rsidR="000F08B4" w:rsidRPr="000F08B4" w:rsidRDefault="000F08B4" w:rsidP="000F08B4">
      <w:pPr>
        <w:pStyle w:val="4"/>
        <w:numPr>
          <w:ilvl w:val="0"/>
          <w:numId w:val="5"/>
        </w:numPr>
        <w:rPr>
          <w:rFonts w:ascii="微软雅黑" w:hAnsi="微软雅黑" w:hint="eastAsia"/>
        </w:rPr>
      </w:pPr>
      <w:r w:rsidRPr="000F08B4">
        <w:rPr>
          <w:rFonts w:ascii="微软雅黑" w:hAnsi="微软雅黑" w:hint="eastAsia"/>
        </w:rPr>
        <w:t>接管</w:t>
      </w:r>
      <w:r w:rsidR="00D44086">
        <w:rPr>
          <w:rFonts w:ascii="微软雅黑" w:hAnsi="微软雅黑" w:hint="eastAsia"/>
        </w:rPr>
        <w:t>材料</w:t>
      </w:r>
      <w:r w:rsidRPr="000F08B4">
        <w:rPr>
          <w:rFonts w:ascii="微软雅黑" w:hAnsi="微软雅黑" w:hint="eastAsia"/>
        </w:rPr>
        <w:t>类型</w:t>
      </w:r>
      <w:r w:rsidR="00D44086">
        <w:rPr>
          <w:rFonts w:ascii="微软雅黑" w:hAnsi="微软雅黑" w:hint="eastAsia"/>
        </w:rPr>
        <w:t>选用优先级</w:t>
      </w:r>
    </w:p>
    <w:tbl>
      <w:tblPr>
        <w:tblStyle w:val="a8"/>
        <w:tblW w:w="4000" w:type="pct"/>
        <w:jc w:val="center"/>
        <w:tblLook w:val="04A0" w:firstRow="1" w:lastRow="0" w:firstColumn="1" w:lastColumn="0" w:noHBand="0" w:noVBand="1"/>
      </w:tblPr>
      <w:tblGrid>
        <w:gridCol w:w="8365"/>
      </w:tblGrid>
      <w:tr w:rsidR="000F08B4" w14:paraId="5D854F92" w14:textId="77777777" w:rsidTr="009E3710">
        <w:trPr>
          <w:jc w:val="center"/>
        </w:trPr>
        <w:tc>
          <w:tcPr>
            <w:tcW w:w="8365" w:type="dxa"/>
          </w:tcPr>
          <w:p w14:paraId="7E719E53" w14:textId="4F46763A" w:rsidR="000F08B4" w:rsidRDefault="000F08B4" w:rsidP="000F08B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F08B4">
              <w:rPr>
                <w:rFonts w:ascii="微软雅黑" w:hAnsi="微软雅黑"/>
                <w:sz w:val="18"/>
                <w:szCs w:val="20"/>
              </w:rPr>
              <w:t>DN</w:t>
            </w: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 w:rsidRPr="000F08B4">
              <w:rPr>
                <w:rFonts w:ascii="微软雅黑" w:hAnsi="微软雅黑"/>
                <w:b/>
                <w:color w:val="FF0000"/>
                <w:sz w:val="18"/>
                <w:szCs w:val="20"/>
              </w:rPr>
              <w:t>50</w:t>
            </w:r>
            <w:r w:rsidRPr="000F08B4">
              <w:rPr>
                <w:rFonts w:ascii="微软雅黑" w:hAnsi="微软雅黑"/>
                <w:sz w:val="18"/>
                <w:szCs w:val="20"/>
              </w:rPr>
              <w:t>mm规格的接管</w:t>
            </w:r>
            <w:r>
              <w:rPr>
                <w:rFonts w:ascii="微软雅黑" w:hAnsi="微软雅黑" w:hint="eastAsia"/>
                <w:sz w:val="18"/>
                <w:szCs w:val="20"/>
              </w:rPr>
              <w:t>优先</w:t>
            </w:r>
            <w:r w:rsidRPr="000F08B4">
              <w:rPr>
                <w:rFonts w:ascii="微软雅黑" w:hAnsi="微软雅黑"/>
                <w:sz w:val="18"/>
                <w:szCs w:val="20"/>
              </w:rPr>
              <w:t>采用锻制管或厚壁管。</w:t>
            </w:r>
            <w:r w:rsidR="00E13D98">
              <w:rPr>
                <w:rFonts w:ascii="微软雅黑" w:hAnsi="微软雅黑" w:hint="eastAsia"/>
              </w:rPr>
              <w:t>（id：</w:t>
            </w:r>
            <w:r w:rsidR="00E13D98" w:rsidRPr="00E13D98">
              <w:rPr>
                <w:rFonts w:ascii="微软雅黑" w:hAnsi="微软雅黑" w:hint="eastAsia"/>
              </w:rPr>
              <w:t>1.4.1.1</w:t>
            </w:r>
            <w:r w:rsidR="00E13D98">
              <w:rPr>
                <w:rFonts w:ascii="微软雅黑" w:hAnsi="微软雅黑" w:hint="eastAsia"/>
              </w:rPr>
              <w:t>）</w:t>
            </w:r>
          </w:p>
          <w:p w14:paraId="67D3DCF2" w14:textId="206ACED4" w:rsidR="000F08B4" w:rsidRPr="000F08B4" w:rsidRDefault="000F08B4" w:rsidP="000F08B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F08B4">
              <w:rPr>
                <w:rFonts w:ascii="微软雅黑" w:hAnsi="微软雅黑" w:hint="eastAsia"/>
                <w:b/>
                <w:color w:val="FF0000"/>
                <w:sz w:val="18"/>
                <w:szCs w:val="20"/>
              </w:rPr>
              <w:t>50</w:t>
            </w:r>
            <w:r w:rsidRPr="000F08B4">
              <w:rPr>
                <w:rFonts w:ascii="微软雅黑" w:hAnsi="微软雅黑"/>
                <w:sz w:val="18"/>
                <w:szCs w:val="20"/>
              </w:rPr>
              <w:t>mm</w:t>
            </w:r>
            <w:r>
              <w:rPr>
                <w:rFonts w:ascii="微软雅黑" w:hAnsi="微软雅黑" w:hint="eastAsia"/>
                <w:sz w:val="18"/>
                <w:szCs w:val="20"/>
              </w:rPr>
              <w:t>&lt;</w:t>
            </w:r>
            <w:r w:rsidRPr="000F08B4">
              <w:rPr>
                <w:rFonts w:ascii="微软雅黑" w:hAnsi="微软雅黑"/>
                <w:sz w:val="18"/>
                <w:szCs w:val="20"/>
              </w:rPr>
              <w:t>DN</w:t>
            </w: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 w:rsidRPr="000F08B4">
              <w:rPr>
                <w:rFonts w:ascii="微软雅黑" w:hAnsi="微软雅黑" w:hint="eastAsia"/>
                <w:b/>
                <w:color w:val="FF0000"/>
                <w:sz w:val="18"/>
                <w:szCs w:val="20"/>
              </w:rPr>
              <w:t>40</w:t>
            </w:r>
            <w:r w:rsidRPr="000F08B4">
              <w:rPr>
                <w:rFonts w:ascii="微软雅黑" w:hAnsi="微软雅黑"/>
                <w:b/>
                <w:color w:val="FF0000"/>
                <w:sz w:val="18"/>
                <w:szCs w:val="20"/>
              </w:rPr>
              <w:t>0</w:t>
            </w:r>
            <w:r w:rsidRPr="000F08B4">
              <w:rPr>
                <w:rFonts w:ascii="微软雅黑" w:hAnsi="微软雅黑"/>
                <w:sz w:val="18"/>
                <w:szCs w:val="20"/>
              </w:rPr>
              <w:t>mm规格的接管</w:t>
            </w:r>
            <w:r>
              <w:rPr>
                <w:rFonts w:ascii="微软雅黑" w:hAnsi="微软雅黑" w:hint="eastAsia"/>
                <w:sz w:val="18"/>
                <w:szCs w:val="20"/>
              </w:rPr>
              <w:t>优先</w:t>
            </w:r>
            <w:r w:rsidRPr="000F08B4">
              <w:rPr>
                <w:rFonts w:ascii="微软雅黑" w:hAnsi="微软雅黑"/>
                <w:sz w:val="18"/>
                <w:szCs w:val="20"/>
              </w:rPr>
              <w:t>采用无缝钢管。</w:t>
            </w:r>
            <w:r w:rsidR="00E13D98">
              <w:rPr>
                <w:rFonts w:ascii="微软雅黑" w:hAnsi="微软雅黑" w:hint="eastAsia"/>
              </w:rPr>
              <w:t>（id：</w:t>
            </w:r>
            <w:r w:rsidR="00E13D98" w:rsidRPr="00E13D98">
              <w:rPr>
                <w:rFonts w:ascii="微软雅黑" w:hAnsi="微软雅黑" w:hint="eastAsia"/>
              </w:rPr>
              <w:t>1.4.1.2.1</w:t>
            </w:r>
            <w:r w:rsidR="00E13D98">
              <w:rPr>
                <w:rFonts w:ascii="微软雅黑" w:hAnsi="微软雅黑" w:hint="eastAsia"/>
              </w:rPr>
              <w:t>）（id：</w:t>
            </w:r>
            <w:r w:rsidR="00E13D98" w:rsidRPr="00E13D98">
              <w:rPr>
                <w:rFonts w:ascii="微软雅黑" w:hAnsi="微软雅黑" w:hint="eastAsia"/>
              </w:rPr>
              <w:t>1.4.1.2.</w:t>
            </w:r>
            <w:r w:rsidR="00E13D98">
              <w:rPr>
                <w:rFonts w:ascii="微软雅黑" w:hAnsi="微软雅黑" w:hint="eastAsia"/>
              </w:rPr>
              <w:t>2）</w:t>
            </w:r>
          </w:p>
          <w:p w14:paraId="45D0276D" w14:textId="17827A1E" w:rsidR="000F08B4" w:rsidRPr="007D5A36" w:rsidRDefault="000F08B4" w:rsidP="009E3710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F08B4">
              <w:rPr>
                <w:rFonts w:ascii="微软雅黑" w:hAnsi="微软雅黑"/>
                <w:sz w:val="18"/>
                <w:szCs w:val="20"/>
              </w:rPr>
              <w:t>DN&gt;</w:t>
            </w:r>
            <w:r w:rsidRPr="000F08B4">
              <w:rPr>
                <w:rFonts w:ascii="微软雅黑" w:hAnsi="微软雅黑"/>
                <w:b/>
                <w:color w:val="FF0000"/>
                <w:sz w:val="18"/>
                <w:szCs w:val="20"/>
              </w:rPr>
              <w:t>400</w:t>
            </w:r>
            <w:r w:rsidRPr="000F08B4">
              <w:rPr>
                <w:rFonts w:ascii="微软雅黑" w:hAnsi="微软雅黑"/>
                <w:sz w:val="18"/>
                <w:szCs w:val="20"/>
              </w:rPr>
              <w:t>mm规格的接管</w:t>
            </w:r>
            <w:r>
              <w:rPr>
                <w:rFonts w:ascii="微软雅黑" w:hAnsi="微软雅黑" w:hint="eastAsia"/>
                <w:sz w:val="18"/>
                <w:szCs w:val="20"/>
              </w:rPr>
              <w:t>优先</w:t>
            </w:r>
            <w:r w:rsidRPr="000F08B4">
              <w:rPr>
                <w:rFonts w:ascii="微软雅黑" w:hAnsi="微软雅黑"/>
                <w:sz w:val="18"/>
                <w:szCs w:val="20"/>
              </w:rPr>
              <w:t>采用钢板卷制管。</w:t>
            </w:r>
            <w:r w:rsidR="00E13D98">
              <w:rPr>
                <w:rFonts w:ascii="微软雅黑" w:hAnsi="微软雅黑" w:hint="eastAsia"/>
              </w:rPr>
              <w:t>（id：</w:t>
            </w:r>
            <w:r w:rsidR="00E13D98" w:rsidRPr="00E13D98">
              <w:rPr>
                <w:rFonts w:ascii="微软雅黑" w:hAnsi="微软雅黑" w:hint="eastAsia"/>
              </w:rPr>
              <w:t>1.4.1.</w:t>
            </w:r>
            <w:r w:rsidR="00E13D98">
              <w:rPr>
                <w:rFonts w:ascii="微软雅黑" w:hAnsi="微软雅黑" w:hint="eastAsia"/>
              </w:rPr>
              <w:t>3）</w:t>
            </w:r>
          </w:p>
        </w:tc>
      </w:tr>
    </w:tbl>
    <w:p w14:paraId="5E4A7F1C" w14:textId="77777777" w:rsidR="00896421" w:rsidRPr="00D44086" w:rsidRDefault="00D44086" w:rsidP="00D44086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44086">
        <w:rPr>
          <w:rFonts w:ascii="微软雅黑" w:hAnsi="微软雅黑" w:hint="eastAsia"/>
          <w:sz w:val="18"/>
          <w:szCs w:val="20"/>
        </w:rPr>
        <w:t>注：原表格</w:t>
      </w:r>
      <w:proofErr w:type="gramStart"/>
      <w:r w:rsidRPr="00D44086">
        <w:rPr>
          <w:rFonts w:ascii="微软雅黑" w:hAnsi="微软雅黑" w:hint="eastAsia"/>
          <w:sz w:val="18"/>
          <w:szCs w:val="20"/>
        </w:rPr>
        <w:t>改文字</w:t>
      </w:r>
      <w:proofErr w:type="gramEnd"/>
      <w:r w:rsidRPr="00D44086">
        <w:rPr>
          <w:rFonts w:ascii="微软雅黑" w:hAnsi="微软雅黑" w:hint="eastAsia"/>
          <w:sz w:val="18"/>
          <w:szCs w:val="20"/>
        </w:rPr>
        <w:t>描述表达，其中，填写约束，范围不得重叠</w:t>
      </w:r>
    </w:p>
    <w:p w14:paraId="6AFB44AA" w14:textId="77777777" w:rsidR="00E24A54" w:rsidRPr="0006078C" w:rsidRDefault="0006078C" w:rsidP="0006078C">
      <w:pPr>
        <w:pStyle w:val="4"/>
        <w:numPr>
          <w:ilvl w:val="0"/>
          <w:numId w:val="5"/>
        </w:numPr>
        <w:rPr>
          <w:rFonts w:ascii="微软雅黑" w:hAnsi="微软雅黑" w:hint="eastAsia"/>
        </w:rPr>
      </w:pPr>
      <w:r w:rsidRPr="0006078C">
        <w:rPr>
          <w:rFonts w:ascii="微软雅黑" w:hAnsi="微软雅黑" w:hint="eastAsia"/>
        </w:rPr>
        <w:t>接管伸出长度控制</w:t>
      </w:r>
    </w:p>
    <w:p w14:paraId="44861263" w14:textId="1F4BE44B" w:rsidR="000F08B4" w:rsidRPr="0006078C" w:rsidRDefault="0006078C" w:rsidP="0006078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078C">
        <w:rPr>
          <w:rFonts w:ascii="微软雅黑" w:hAnsi="微软雅黑"/>
          <w:sz w:val="18"/>
          <w:szCs w:val="20"/>
        </w:rPr>
        <w:t>管轴线垂直于壳体经线时，接管及其连接法兰的密封面到经线外表面的长度值</w:t>
      </w:r>
      <m:oMath>
        <m:r>
          <m:rPr>
            <m:sty m:val="p"/>
          </m:rPr>
          <w:rPr>
            <w:rFonts w:ascii="Cambria Math" w:hAnsi="Cambria Math"/>
            <w:sz w:val="18"/>
            <w:szCs w:val="20"/>
          </w:rPr>
          <m:t>l</m:t>
        </m:r>
      </m:oMath>
      <w:r w:rsidRPr="0006078C">
        <w:rPr>
          <w:rFonts w:ascii="微软雅黑" w:hAnsi="微软雅黑"/>
          <w:sz w:val="18"/>
          <w:szCs w:val="20"/>
        </w:rPr>
        <w:t>按</w:t>
      </w:r>
      <w:r>
        <w:rPr>
          <w:rFonts w:ascii="微软雅黑" w:hAnsi="微软雅黑" w:hint="eastAsia"/>
          <w:sz w:val="18"/>
          <w:szCs w:val="20"/>
        </w:rPr>
        <w:t>下</w:t>
      </w:r>
      <w:r w:rsidRPr="0006078C">
        <w:rPr>
          <w:rFonts w:ascii="微软雅黑" w:hAnsi="微软雅黑"/>
          <w:sz w:val="18"/>
          <w:szCs w:val="20"/>
        </w:rPr>
        <w:t>表选取；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1.4.2.1</w:t>
      </w:r>
      <w:r w:rsidR="00E13D98">
        <w:rPr>
          <w:rFonts w:ascii="微软雅黑" w:hAnsi="微软雅黑" w:hint="eastAsia"/>
        </w:rPr>
        <w:t>）</w:t>
      </w:r>
    </w:p>
    <w:tbl>
      <w:tblPr>
        <w:tblOverlap w:val="never"/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6"/>
        <w:gridCol w:w="1447"/>
        <w:gridCol w:w="2244"/>
        <w:gridCol w:w="1828"/>
      </w:tblGrid>
      <w:tr w:rsidR="0006078C" w:rsidRPr="006406E6" w14:paraId="7E29D38B" w14:textId="77777777" w:rsidTr="0006078C">
        <w:trPr>
          <w:trHeight w:val="57"/>
          <w:jc w:val="center"/>
        </w:trPr>
        <w:tc>
          <w:tcPr>
            <w:tcW w:w="0" w:type="auto"/>
            <w:vMerge w:val="restart"/>
            <w:vAlign w:val="center"/>
          </w:tcPr>
          <w:p w14:paraId="667C37B4" w14:textId="77777777" w:rsidR="0006078C" w:rsidRPr="006406E6" w:rsidRDefault="0006078C" w:rsidP="009E3710">
            <w:pPr>
              <w:jc w:val="center"/>
              <w:rPr>
                <w:rFonts w:ascii="微软雅黑" w:hAnsi="微软雅黑" w:hint="eastAsia"/>
                <w:sz w:val="16"/>
                <w:lang w:val="zh-CN" w:bidi="zh-CN"/>
              </w:rPr>
            </w:pPr>
            <w:r w:rsidRPr="006406E6">
              <w:rPr>
                <w:rFonts w:ascii="微软雅黑" w:hAnsi="微软雅黑"/>
                <w:noProof/>
                <w:sz w:val="16"/>
              </w:rPr>
              <w:drawing>
                <wp:inline distT="0" distB="0" distL="0" distR="0" wp14:anchorId="3CBB4D6E" wp14:editId="789649DA">
                  <wp:extent cx="1011600" cy="1080000"/>
                  <wp:effectExtent l="0" t="0" r="0" b="6350"/>
                  <wp:docPr id="26" name="Picut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 cstate="print"/>
                          <a:stretch/>
                        </pic:blipFill>
                        <pic:spPr>
                          <a:xfrm>
                            <a:off x="0" y="0"/>
                            <a:ext cx="10116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671E921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保温层厚度</w:t>
            </w:r>
          </w:p>
        </w:tc>
        <w:tc>
          <w:tcPr>
            <w:tcW w:w="0" w:type="auto"/>
            <w:vAlign w:val="center"/>
          </w:tcPr>
          <w:p w14:paraId="1B0970AE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接管公称直径</w:t>
            </w:r>
            <w:r w:rsidRPr="006406E6">
              <w:rPr>
                <w:rFonts w:ascii="微软雅黑" w:hAnsi="微软雅黑"/>
                <w:sz w:val="16"/>
              </w:rPr>
              <w:t>DN</w:t>
            </w:r>
          </w:p>
        </w:tc>
        <w:tc>
          <w:tcPr>
            <w:tcW w:w="0" w:type="auto"/>
            <w:vAlign w:val="center"/>
          </w:tcPr>
          <w:p w14:paraId="543486F2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最小伸出长度</w:t>
            </w:r>
            <m:oMath>
              <m:r>
                <w:rPr>
                  <w:rFonts w:ascii="Cambria Math" w:hAnsi="Cambria Math"/>
                  <w:sz w:val="16"/>
                </w:rPr>
                <m:t>l</m:t>
              </m:r>
            </m:oMath>
          </w:p>
        </w:tc>
      </w:tr>
      <w:tr w:rsidR="0006078C" w:rsidRPr="006406E6" w14:paraId="4A01215B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25A56F56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  <w:lang w:val="zh-CN" w:bidi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6AD0930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 w:rsidRPr="006406E6">
              <w:rPr>
                <w:rFonts w:ascii="微软雅黑" w:hAnsi="微软雅黑"/>
                <w:sz w:val="16"/>
                <w:lang w:val="zh-CN" w:bidi="zh-CN"/>
              </w:rPr>
              <w:t>50~75</w:t>
            </w:r>
          </w:p>
        </w:tc>
        <w:tc>
          <w:tcPr>
            <w:tcW w:w="0" w:type="auto"/>
            <w:vAlign w:val="center"/>
          </w:tcPr>
          <w:p w14:paraId="47465333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10~100</w:t>
            </w:r>
          </w:p>
        </w:tc>
        <w:tc>
          <w:tcPr>
            <w:tcW w:w="0" w:type="auto"/>
            <w:vAlign w:val="center"/>
          </w:tcPr>
          <w:p w14:paraId="6FF2A06B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150</w:t>
            </w:r>
          </w:p>
        </w:tc>
      </w:tr>
      <w:tr w:rsidR="0006078C" w:rsidRPr="006406E6" w14:paraId="5760E41A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28697CE6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71E9390D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1B3E9C17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125~300</w:t>
            </w:r>
          </w:p>
        </w:tc>
        <w:tc>
          <w:tcPr>
            <w:tcW w:w="0" w:type="auto"/>
            <w:vAlign w:val="center"/>
          </w:tcPr>
          <w:p w14:paraId="4BF6D547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200</w:t>
            </w:r>
          </w:p>
        </w:tc>
      </w:tr>
      <w:tr w:rsidR="0006078C" w:rsidRPr="006406E6" w14:paraId="7ECE1D26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3B1B9515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2C332617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41490391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350~600</w:t>
            </w:r>
          </w:p>
        </w:tc>
        <w:tc>
          <w:tcPr>
            <w:tcW w:w="0" w:type="auto"/>
            <w:vAlign w:val="center"/>
          </w:tcPr>
          <w:p w14:paraId="291AA8E5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250</w:t>
            </w:r>
          </w:p>
        </w:tc>
      </w:tr>
      <w:tr w:rsidR="0006078C" w:rsidRPr="006406E6" w14:paraId="591F6322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44413157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  <w:lang w:val="zh-CN" w:bidi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40EBE3C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76~100</w:t>
            </w:r>
          </w:p>
        </w:tc>
        <w:tc>
          <w:tcPr>
            <w:tcW w:w="0" w:type="auto"/>
            <w:vAlign w:val="center"/>
          </w:tcPr>
          <w:p w14:paraId="14A4BF4B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10~50</w:t>
            </w:r>
          </w:p>
        </w:tc>
        <w:tc>
          <w:tcPr>
            <w:tcW w:w="0" w:type="auto"/>
            <w:vAlign w:val="center"/>
          </w:tcPr>
          <w:p w14:paraId="0F4B5C44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150</w:t>
            </w:r>
          </w:p>
        </w:tc>
      </w:tr>
      <w:tr w:rsidR="0006078C" w:rsidRPr="006406E6" w14:paraId="188F16EC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242B05AA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21851D55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0AC2FFCD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70~300</w:t>
            </w:r>
          </w:p>
        </w:tc>
        <w:tc>
          <w:tcPr>
            <w:tcW w:w="0" w:type="auto"/>
            <w:vAlign w:val="center"/>
          </w:tcPr>
          <w:p w14:paraId="75DC1E9B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200</w:t>
            </w:r>
          </w:p>
        </w:tc>
      </w:tr>
      <w:tr w:rsidR="0006078C" w:rsidRPr="006406E6" w14:paraId="6549857F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446F23E4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76C0B898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5A768618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350~600</w:t>
            </w:r>
          </w:p>
        </w:tc>
        <w:tc>
          <w:tcPr>
            <w:tcW w:w="0" w:type="auto"/>
            <w:vAlign w:val="center"/>
          </w:tcPr>
          <w:p w14:paraId="10032FB2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250</w:t>
            </w:r>
          </w:p>
        </w:tc>
      </w:tr>
      <w:tr w:rsidR="0006078C" w:rsidRPr="006406E6" w14:paraId="43400569" w14:textId="77777777" w:rsidTr="00867FD0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50933E10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 w:val="restart"/>
            <w:shd w:val="clear" w:color="auto" w:fill="FFFF00"/>
            <w:vAlign w:val="center"/>
          </w:tcPr>
          <w:p w14:paraId="3BC0DF5A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101~125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71455CFA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10~150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D0CE87F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200</w:t>
            </w:r>
          </w:p>
        </w:tc>
      </w:tr>
      <w:tr w:rsidR="0006078C" w:rsidRPr="006406E6" w14:paraId="3D92DF1B" w14:textId="77777777" w:rsidTr="00867FD0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0A1C6C9B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shd w:val="clear" w:color="auto" w:fill="FFFF00"/>
            <w:vAlign w:val="center"/>
          </w:tcPr>
          <w:p w14:paraId="7F7F3984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4ECE7A88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200~600</w:t>
            </w:r>
          </w:p>
        </w:tc>
        <w:tc>
          <w:tcPr>
            <w:tcW w:w="0" w:type="auto"/>
            <w:vAlign w:val="center"/>
          </w:tcPr>
          <w:p w14:paraId="623F9DBA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250</w:t>
            </w:r>
          </w:p>
        </w:tc>
      </w:tr>
      <w:tr w:rsidR="0006078C" w:rsidRPr="006406E6" w14:paraId="425B2561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4685F649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C462271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126</w:t>
            </w:r>
            <w:r w:rsidRPr="006406E6">
              <w:rPr>
                <w:rFonts w:ascii="微软雅黑" w:hAnsi="微软雅黑" w:hint="eastAsia"/>
                <w:sz w:val="16"/>
              </w:rPr>
              <w:t>~</w:t>
            </w:r>
            <w:r w:rsidRPr="006406E6">
              <w:rPr>
                <w:rFonts w:ascii="微软雅黑" w:hAnsi="微软雅黑"/>
                <w:sz w:val="16"/>
              </w:rPr>
              <w:t>150</w:t>
            </w:r>
          </w:p>
        </w:tc>
        <w:tc>
          <w:tcPr>
            <w:tcW w:w="0" w:type="auto"/>
            <w:vAlign w:val="center"/>
          </w:tcPr>
          <w:p w14:paraId="49A40D4F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10~50</w:t>
            </w:r>
          </w:p>
        </w:tc>
        <w:tc>
          <w:tcPr>
            <w:tcW w:w="0" w:type="auto"/>
            <w:vAlign w:val="center"/>
          </w:tcPr>
          <w:p w14:paraId="359F7BBF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200</w:t>
            </w:r>
          </w:p>
        </w:tc>
      </w:tr>
      <w:tr w:rsidR="0006078C" w:rsidRPr="006406E6" w14:paraId="0F88F343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3DB5CFA8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02EC3C92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3BDC6D07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70~300</w:t>
            </w:r>
          </w:p>
        </w:tc>
        <w:tc>
          <w:tcPr>
            <w:tcW w:w="0" w:type="auto"/>
            <w:vAlign w:val="center"/>
          </w:tcPr>
          <w:p w14:paraId="124F8408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250</w:t>
            </w:r>
          </w:p>
        </w:tc>
      </w:tr>
      <w:tr w:rsidR="0006078C" w:rsidRPr="006406E6" w14:paraId="74A8DEBE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13E90857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6DF1B184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6C3412D5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350~600</w:t>
            </w:r>
          </w:p>
        </w:tc>
        <w:tc>
          <w:tcPr>
            <w:tcW w:w="0" w:type="auto"/>
            <w:vAlign w:val="center"/>
          </w:tcPr>
          <w:p w14:paraId="24C35537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300</w:t>
            </w:r>
          </w:p>
        </w:tc>
      </w:tr>
      <w:tr w:rsidR="0006078C" w:rsidRPr="006406E6" w14:paraId="00D63463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0D760EF8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52901F6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151~175</w:t>
            </w:r>
          </w:p>
        </w:tc>
        <w:tc>
          <w:tcPr>
            <w:tcW w:w="0" w:type="auto"/>
            <w:vAlign w:val="center"/>
          </w:tcPr>
          <w:p w14:paraId="113CE0E2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10~150</w:t>
            </w:r>
          </w:p>
        </w:tc>
        <w:tc>
          <w:tcPr>
            <w:tcW w:w="0" w:type="auto"/>
            <w:vAlign w:val="center"/>
          </w:tcPr>
          <w:p w14:paraId="678BFF83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250</w:t>
            </w:r>
          </w:p>
        </w:tc>
      </w:tr>
      <w:tr w:rsidR="0006078C" w:rsidRPr="006406E6" w14:paraId="7AF5FAA4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34A46DBE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2312D935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25239AAA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200~600</w:t>
            </w:r>
          </w:p>
        </w:tc>
        <w:tc>
          <w:tcPr>
            <w:tcW w:w="0" w:type="auto"/>
            <w:vAlign w:val="center"/>
          </w:tcPr>
          <w:p w14:paraId="61F123C4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300</w:t>
            </w:r>
          </w:p>
        </w:tc>
      </w:tr>
      <w:tr w:rsidR="0006078C" w:rsidRPr="006406E6" w14:paraId="503C4A8A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499D6568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6481C20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176</w:t>
            </w:r>
            <w:r w:rsidRPr="006406E6">
              <w:rPr>
                <w:rFonts w:ascii="微软雅黑" w:hAnsi="微软雅黑" w:hint="eastAsia"/>
                <w:sz w:val="16"/>
              </w:rPr>
              <w:t>~</w:t>
            </w:r>
            <w:r w:rsidRPr="006406E6">
              <w:rPr>
                <w:rFonts w:ascii="微软雅黑" w:hAnsi="微软雅黑"/>
                <w:sz w:val="16"/>
              </w:rPr>
              <w:t>200</w:t>
            </w:r>
          </w:p>
        </w:tc>
        <w:tc>
          <w:tcPr>
            <w:tcW w:w="0" w:type="auto"/>
            <w:vAlign w:val="center"/>
          </w:tcPr>
          <w:p w14:paraId="076BCD32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10~50</w:t>
            </w:r>
          </w:p>
        </w:tc>
        <w:tc>
          <w:tcPr>
            <w:tcW w:w="0" w:type="auto"/>
            <w:vAlign w:val="center"/>
          </w:tcPr>
          <w:p w14:paraId="4DABBB46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250</w:t>
            </w:r>
          </w:p>
        </w:tc>
      </w:tr>
      <w:tr w:rsidR="0006078C" w:rsidRPr="006406E6" w14:paraId="4F6E948D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34046F5E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29313DD2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611D5E81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70~300</w:t>
            </w:r>
          </w:p>
        </w:tc>
        <w:tc>
          <w:tcPr>
            <w:tcW w:w="0" w:type="auto"/>
            <w:vAlign w:val="center"/>
          </w:tcPr>
          <w:p w14:paraId="3EBF6410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300</w:t>
            </w:r>
          </w:p>
        </w:tc>
      </w:tr>
      <w:tr w:rsidR="0006078C" w:rsidRPr="006406E6" w14:paraId="42766D90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6045BDC9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6E8EBCAE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74E9584B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  <w:lang w:val="zh-CN" w:bidi="zh-CN"/>
              </w:rPr>
              <w:t>350~600</w:t>
            </w:r>
          </w:p>
        </w:tc>
        <w:tc>
          <w:tcPr>
            <w:tcW w:w="0" w:type="auto"/>
            <w:vAlign w:val="center"/>
          </w:tcPr>
          <w:p w14:paraId="36ED2377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350</w:t>
            </w:r>
          </w:p>
        </w:tc>
      </w:tr>
      <w:tr w:rsidR="0006078C" w:rsidRPr="006406E6" w14:paraId="121BE552" w14:textId="77777777" w:rsidTr="0006078C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54560547" w14:textId="77777777" w:rsidR="0006078C" w:rsidRPr="006406E6" w:rsidRDefault="0006078C" w:rsidP="009E3710">
            <w:pPr>
              <w:spacing w:line="240" w:lineRule="exact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Merge/>
            <w:vAlign w:val="center"/>
          </w:tcPr>
          <w:p w14:paraId="03155814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0" w:type="auto"/>
            <w:vAlign w:val="center"/>
          </w:tcPr>
          <w:p w14:paraId="64E09E3A" w14:textId="77777777" w:rsidR="0006078C" w:rsidRPr="006406E6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6406E6">
              <w:rPr>
                <w:rFonts w:ascii="微软雅黑" w:hAnsi="微软雅黑"/>
                <w:sz w:val="16"/>
              </w:rPr>
              <w:t>600</w:t>
            </w:r>
            <w:r w:rsidRPr="006406E6">
              <w:rPr>
                <w:rFonts w:ascii="微软雅黑" w:hAnsi="微软雅黑" w:hint="eastAsia"/>
                <w:sz w:val="16"/>
              </w:rPr>
              <w:t>~</w:t>
            </w:r>
            <w:r w:rsidRPr="006406E6">
              <w:rPr>
                <w:rFonts w:ascii="微软雅黑" w:hAnsi="微软雅黑"/>
                <w:sz w:val="16"/>
              </w:rPr>
              <w:t>900</w:t>
            </w:r>
          </w:p>
        </w:tc>
        <w:tc>
          <w:tcPr>
            <w:tcW w:w="0" w:type="auto"/>
            <w:vAlign w:val="center"/>
          </w:tcPr>
          <w:p w14:paraId="1823024C" w14:textId="77777777" w:rsidR="0006078C" w:rsidRPr="0006078C" w:rsidRDefault="0006078C" w:rsidP="0006078C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06078C">
              <w:rPr>
                <w:rFonts w:ascii="微软雅黑" w:hAnsi="微软雅黑"/>
                <w:b/>
                <w:color w:val="FF0000"/>
                <w:sz w:val="16"/>
                <w:lang w:val="zh-CN" w:bidi="zh-CN"/>
              </w:rPr>
              <w:t>400</w:t>
            </w:r>
          </w:p>
        </w:tc>
      </w:tr>
    </w:tbl>
    <w:p w14:paraId="533927BF" w14:textId="77777777" w:rsidR="00867FD0" w:rsidRPr="00A7744A" w:rsidRDefault="00867FD0" w:rsidP="00867FD0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根据输入文件中“保温”和“</w:t>
      </w:r>
      <w:r w:rsidRPr="00867FD0">
        <w:rPr>
          <w:rFonts w:ascii="微软雅黑" w:hAnsi="微软雅黑"/>
          <w:color w:val="4472C4" w:themeColor="accent1"/>
          <w:sz w:val="18"/>
          <w:szCs w:val="20"/>
        </w:rPr>
        <w:t>接管公称直径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”条件选中最后一列一个数值（如图示假设保温1</w:t>
      </w:r>
      <w:r>
        <w:rPr>
          <w:rFonts w:ascii="微软雅黑" w:hAnsi="微软雅黑"/>
          <w:color w:val="4472C4" w:themeColor="accent1"/>
          <w:sz w:val="18"/>
          <w:szCs w:val="20"/>
        </w:rPr>
        <w:t>20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，接管D</w:t>
      </w:r>
      <w:r>
        <w:rPr>
          <w:rFonts w:ascii="微软雅黑" w:hAnsi="微软雅黑"/>
          <w:color w:val="4472C4" w:themeColor="accent1"/>
          <w:sz w:val="18"/>
          <w:szCs w:val="20"/>
        </w:rPr>
        <w:t>N=100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）输出至设计（计算）程序。</w:t>
      </w:r>
    </w:p>
    <w:p w14:paraId="52B6A3A0" w14:textId="0C8B8D3D" w:rsidR="0006078C" w:rsidRDefault="0006078C" w:rsidP="0006078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078C">
        <w:rPr>
          <w:rFonts w:ascii="微软雅黑" w:hAnsi="微软雅黑"/>
          <w:sz w:val="18"/>
          <w:szCs w:val="20"/>
        </w:rPr>
        <w:t>接管与带颈对焊法兰连接时，</w:t>
      </w:r>
      <m:oMath>
        <m:r>
          <m:rPr>
            <m:sty m:val="p"/>
          </m:rPr>
          <w:rPr>
            <w:rFonts w:ascii="Cambria Math" w:hAnsi="Cambria Math"/>
            <w:sz w:val="18"/>
            <w:szCs w:val="20"/>
          </w:rPr>
          <m:t>l</m:t>
        </m:r>
      </m:oMath>
      <w:r w:rsidRPr="0006078C">
        <w:rPr>
          <w:rFonts w:ascii="微软雅黑" w:hAnsi="微软雅黑"/>
          <w:sz w:val="18"/>
          <w:szCs w:val="20"/>
        </w:rPr>
        <w:t>值确定还应满足接管上的焊缝与壳体上焊缝之间的距离不小于</w:t>
      </w:r>
      <w:r w:rsidRPr="0006078C">
        <w:rPr>
          <w:rFonts w:ascii="微软雅黑" w:hAnsi="微软雅黑"/>
          <w:b/>
          <w:color w:val="FF0000"/>
          <w:sz w:val="18"/>
          <w:szCs w:val="20"/>
        </w:rPr>
        <w:t>50</w:t>
      </w:r>
      <w:r w:rsidRPr="0006078C">
        <w:rPr>
          <w:rFonts w:ascii="微软雅黑" w:hAnsi="微软雅黑"/>
          <w:sz w:val="18"/>
          <w:szCs w:val="20"/>
        </w:rPr>
        <w:t>mm；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1.4.2.2</w:t>
      </w:r>
      <w:r w:rsidR="00E13D98">
        <w:rPr>
          <w:rFonts w:ascii="微软雅黑" w:hAnsi="微软雅黑" w:hint="eastAsia"/>
        </w:rPr>
        <w:t>）</w:t>
      </w:r>
    </w:p>
    <w:p w14:paraId="43B017C7" w14:textId="77777777" w:rsidR="0006078C" w:rsidRPr="0006078C" w:rsidRDefault="0006078C" w:rsidP="0006078C">
      <w:pPr>
        <w:pStyle w:val="a0"/>
        <w:ind w:left="780" w:firstLineChars="0" w:firstLine="0"/>
        <w:jc w:val="center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/>
          <w:noProof/>
          <w:sz w:val="18"/>
          <w:szCs w:val="20"/>
        </w:rPr>
        <w:drawing>
          <wp:inline distT="0" distB="0" distL="0" distR="0" wp14:anchorId="389C28AE" wp14:editId="59D1780C">
            <wp:extent cx="1320789" cy="10800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789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D0149" w14:textId="3B8B929C" w:rsidR="0006078C" w:rsidRPr="0006078C" w:rsidRDefault="0006078C" w:rsidP="0006078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078C">
        <w:rPr>
          <w:rFonts w:ascii="微软雅黑" w:hAnsi="微软雅黑"/>
          <w:sz w:val="18"/>
          <w:szCs w:val="20"/>
        </w:rPr>
        <w:t>接管轴线不垂直于壳体经线时，接管及其连接法兰的外缘与保温层之间的直线距离不应小于</w:t>
      </w:r>
      <w:r w:rsidRPr="0006078C">
        <w:rPr>
          <w:rFonts w:ascii="微软雅黑" w:hAnsi="微软雅黑"/>
          <w:b/>
          <w:color w:val="FF0000"/>
          <w:sz w:val="18"/>
          <w:szCs w:val="20"/>
        </w:rPr>
        <w:t>25</w:t>
      </w:r>
      <w:r w:rsidRPr="0006078C">
        <w:rPr>
          <w:rFonts w:ascii="微软雅黑" w:hAnsi="微软雅黑"/>
          <w:sz w:val="18"/>
          <w:szCs w:val="20"/>
        </w:rPr>
        <w:t>mm。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1.4.2.</w:t>
      </w:r>
      <w:r w:rsidR="00E13D98">
        <w:rPr>
          <w:rFonts w:ascii="微软雅黑" w:hAnsi="微软雅黑" w:hint="eastAsia"/>
        </w:rPr>
        <w:t>3）</w:t>
      </w:r>
    </w:p>
    <w:p w14:paraId="1D773F1D" w14:textId="77777777" w:rsidR="0006078C" w:rsidRPr="006406E6" w:rsidRDefault="0006078C" w:rsidP="0006078C">
      <w:pPr>
        <w:jc w:val="center"/>
        <w:rPr>
          <w:rFonts w:ascii="微软雅黑" w:hAnsi="微软雅黑" w:hint="eastAsia"/>
          <w:szCs w:val="2"/>
        </w:rPr>
      </w:pPr>
      <w:r w:rsidRPr="006406E6">
        <w:rPr>
          <w:rFonts w:ascii="微软雅黑" w:hAnsi="微软雅黑"/>
          <w:noProof/>
        </w:rPr>
        <w:drawing>
          <wp:inline distT="0" distB="0" distL="0" distR="0" wp14:anchorId="53F74038" wp14:editId="4F6798B5">
            <wp:extent cx="3453748" cy="1972101"/>
            <wp:effectExtent l="0" t="0" r="0" b="9525"/>
            <wp:docPr id="28" name="Picut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 cstate="print"/>
                    <a:srcRect b="8544"/>
                    <a:stretch/>
                  </pic:blipFill>
                  <pic:spPr bwMode="auto">
                    <a:xfrm>
                      <a:off x="0" y="0"/>
                      <a:ext cx="3459600" cy="1975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CFD1A" w14:textId="5C982B6B" w:rsidR="0006078C" w:rsidRPr="00C54794" w:rsidRDefault="00C54794" w:rsidP="0006078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3900BA">
        <w:rPr>
          <w:rFonts w:ascii="微软雅黑" w:hAnsi="微软雅黑" w:hint="eastAsia"/>
          <w:color w:val="C00000"/>
          <w:sz w:val="18"/>
          <w:szCs w:val="20"/>
        </w:rPr>
        <w:sym w:font="Wingdings" w:char="F0FE"/>
      </w:r>
      <w:r w:rsidR="0006078C" w:rsidRPr="00C54794">
        <w:rPr>
          <w:rFonts w:ascii="微软雅黑" w:hAnsi="微软雅黑" w:hint="eastAsia"/>
          <w:sz w:val="18"/>
          <w:szCs w:val="20"/>
        </w:rPr>
        <w:t>容器顶部接管的法兰密封面宜在同一水平面上。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1.4.2.</w:t>
      </w:r>
      <w:r w:rsidR="00E13D98">
        <w:rPr>
          <w:rFonts w:ascii="微软雅黑" w:hAnsi="微软雅黑" w:hint="eastAsia"/>
        </w:rPr>
        <w:t>4）</w:t>
      </w:r>
    </w:p>
    <w:p w14:paraId="27467F73" w14:textId="2C7B4F9B" w:rsidR="0006078C" w:rsidRPr="00C54794" w:rsidRDefault="00C54794" w:rsidP="00C54794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3900BA">
        <w:rPr>
          <w:rFonts w:ascii="微软雅黑" w:hAnsi="微软雅黑" w:hint="eastAsia"/>
          <w:color w:val="C00000"/>
          <w:sz w:val="18"/>
          <w:szCs w:val="20"/>
        </w:rPr>
        <w:sym w:font="Wingdings" w:char="F0FE"/>
      </w:r>
      <w:r w:rsidR="0006078C" w:rsidRPr="00C54794">
        <w:rPr>
          <w:rFonts w:ascii="微软雅黑" w:hAnsi="微软雅黑" w:hint="eastAsia"/>
          <w:sz w:val="18"/>
          <w:szCs w:val="20"/>
        </w:rPr>
        <w:t>容器底</w:t>
      </w:r>
      <w:r w:rsidR="0006078C" w:rsidRPr="00C54794">
        <w:rPr>
          <w:rFonts w:ascii="微软雅黑" w:hAnsi="微软雅黑"/>
          <w:sz w:val="18"/>
          <w:szCs w:val="20"/>
        </w:rPr>
        <w:t>(</w:t>
      </w:r>
      <w:r w:rsidR="0006078C" w:rsidRPr="00C54794">
        <w:rPr>
          <w:rFonts w:ascii="微软雅黑" w:hAnsi="微软雅黑" w:hint="eastAsia"/>
          <w:sz w:val="18"/>
          <w:szCs w:val="20"/>
        </w:rPr>
        <w:t>侧</w:t>
      </w:r>
      <w:r w:rsidR="0006078C" w:rsidRPr="00C54794">
        <w:rPr>
          <w:rFonts w:ascii="微软雅黑" w:hAnsi="微软雅黑"/>
          <w:sz w:val="18"/>
          <w:szCs w:val="20"/>
        </w:rPr>
        <w:t>)</w:t>
      </w:r>
      <w:r w:rsidR="0006078C" w:rsidRPr="00C54794">
        <w:rPr>
          <w:rFonts w:ascii="微软雅黑" w:hAnsi="微软雅黑" w:hint="eastAsia"/>
          <w:sz w:val="18"/>
          <w:szCs w:val="20"/>
        </w:rPr>
        <w:t>部接管的法兰密封面在同一水平面上。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1.4.2.</w:t>
      </w:r>
      <w:r w:rsidR="00E13D98">
        <w:rPr>
          <w:rFonts w:ascii="微软雅黑" w:hAnsi="微软雅黑" w:hint="eastAsia"/>
        </w:rPr>
        <w:t>5）</w:t>
      </w:r>
    </w:p>
    <w:p w14:paraId="569430AD" w14:textId="77777777" w:rsidR="0006078C" w:rsidRDefault="0006078C" w:rsidP="0006078C">
      <w:pPr>
        <w:ind w:firstLineChars="200" w:firstLine="360"/>
        <w:rPr>
          <w:rFonts w:ascii="微软雅黑" w:hAnsi="微软雅黑" w:hint="eastAsia"/>
          <w:color w:val="0070C0"/>
          <w:sz w:val="18"/>
          <w:szCs w:val="20"/>
        </w:rPr>
      </w:pPr>
      <w:r w:rsidRPr="0006078C">
        <w:rPr>
          <w:rFonts w:ascii="微软雅黑" w:hAnsi="微软雅黑" w:hint="eastAsia"/>
          <w:sz w:val="18"/>
          <w:szCs w:val="20"/>
        </w:rPr>
        <w:t>注：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18"/>
                <w:szCs w:val="20"/>
              </w:rPr>
              <m:t>nt</m:t>
            </m:r>
          </m:sub>
        </m:sSub>
      </m:oMath>
      <w:r>
        <w:rPr>
          <w:rFonts w:ascii="微软雅黑" w:hAnsi="微软雅黑" w:hint="eastAsia"/>
          <w:sz w:val="18"/>
          <w:szCs w:val="20"/>
        </w:rPr>
        <w:t>为接管名义厚度。</w:t>
      </w:r>
      <w:r w:rsidR="00C54794" w:rsidRPr="00C54794">
        <w:rPr>
          <w:rFonts w:ascii="微软雅黑" w:hAnsi="微软雅黑" w:hint="eastAsia"/>
          <w:color w:val="0070C0"/>
          <w:sz w:val="18"/>
          <w:szCs w:val="20"/>
        </w:rPr>
        <w:t>第1项设计优化程序中是否已编制待确认。</w:t>
      </w:r>
    </w:p>
    <w:p w14:paraId="0E1C3BC9" w14:textId="77777777" w:rsidR="000D413A" w:rsidRPr="000D413A" w:rsidRDefault="000D413A" w:rsidP="000D413A">
      <w:pPr>
        <w:pStyle w:val="4"/>
        <w:numPr>
          <w:ilvl w:val="0"/>
          <w:numId w:val="5"/>
        </w:numPr>
        <w:rPr>
          <w:rFonts w:ascii="微软雅黑" w:hAnsi="微软雅黑" w:hint="eastAsia"/>
        </w:rPr>
      </w:pPr>
      <w:r w:rsidRPr="000D413A">
        <w:rPr>
          <w:rFonts w:ascii="微软雅黑" w:hAnsi="微软雅黑" w:hint="eastAsia"/>
        </w:rPr>
        <w:t>接管与管法兰或外部对接端尺寸：</w:t>
      </w:r>
    </w:p>
    <w:p w14:paraId="6C2E46D0" w14:textId="2BE4B155" w:rsidR="000D413A" w:rsidRPr="000D413A" w:rsidRDefault="000D413A" w:rsidP="000D413A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3900BA">
        <w:rPr>
          <w:rFonts w:ascii="微软雅黑" w:hAnsi="微软雅黑" w:hint="eastAsia"/>
          <w:color w:val="C00000"/>
          <w:sz w:val="18"/>
          <w:szCs w:val="20"/>
        </w:rPr>
        <w:sym w:font="Wingdings" w:char="F0FE"/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按设计规则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“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管材规格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”项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或管口表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指定值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1.4.3.1</w:t>
      </w:r>
      <w:r w:rsidR="00E13D98">
        <w:rPr>
          <w:rFonts w:ascii="微软雅黑" w:hAnsi="微软雅黑" w:hint="eastAsia"/>
        </w:rPr>
        <w:t>）</w:t>
      </w:r>
    </w:p>
    <w:p w14:paraId="465F8DA0" w14:textId="664B6B11" w:rsidR="000D413A" w:rsidRPr="000D413A" w:rsidRDefault="000D413A" w:rsidP="000D413A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3900BA">
        <w:rPr>
          <w:rFonts w:ascii="微软雅黑" w:hAnsi="微软雅黑" w:hint="eastAsia"/>
          <w:color w:val="C00000"/>
          <w:sz w:val="18"/>
          <w:szCs w:val="20"/>
        </w:rPr>
        <w:sym w:font="Wingdings" w:char="F0FE"/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满足</w:t>
      </w:r>
      <w:r w:rsidRPr="000D413A">
        <w:rPr>
          <w:rFonts w:ascii="微软雅黑" w:hAnsi="微软雅黑"/>
          <w:color w:val="000000" w:themeColor="text1"/>
          <w:sz w:val="18"/>
          <w:szCs w:val="20"/>
        </w:rPr>
        <w:t>GB/T 17395《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无缝钢管尺寸、外形、重量及允许偏差》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列出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的全部内容；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1.4.3.</w:t>
      </w:r>
      <w:r w:rsidR="00E13D98">
        <w:rPr>
          <w:rFonts w:ascii="微软雅黑" w:hAnsi="微软雅黑" w:hint="eastAsia"/>
        </w:rPr>
        <w:t>2）</w:t>
      </w:r>
    </w:p>
    <w:p w14:paraId="5AC91AE6" w14:textId="724EACE3" w:rsidR="000D413A" w:rsidRPr="000D413A" w:rsidRDefault="000D413A" w:rsidP="000D413A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3900BA">
        <w:rPr>
          <w:rFonts w:ascii="微软雅黑" w:hAnsi="微软雅黑" w:hint="eastAsia"/>
          <w:color w:val="C00000"/>
          <w:sz w:val="18"/>
          <w:szCs w:val="20"/>
        </w:rPr>
        <w:sym w:font="Wingdings" w:char="F0FE"/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板</w:t>
      </w:r>
      <w:r w:rsidRPr="000D413A">
        <w:rPr>
          <w:rFonts w:ascii="微软雅黑" w:hAnsi="微软雅黑"/>
          <w:color w:val="000000" w:themeColor="text1"/>
          <w:sz w:val="18"/>
          <w:szCs w:val="20"/>
        </w:rPr>
        <w:t>(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卷</w:t>
      </w:r>
      <w:r w:rsidRPr="000D413A">
        <w:rPr>
          <w:rFonts w:ascii="微软雅黑" w:hAnsi="微软雅黑"/>
          <w:color w:val="000000" w:themeColor="text1"/>
          <w:sz w:val="18"/>
          <w:szCs w:val="20"/>
        </w:rPr>
        <w:t>)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制接管厚度取圆筒或凸形封头壁厚较大值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（作为开孔补强的初始值，根据需求增厚）</w:t>
      </w:r>
      <w:r w:rsidRPr="000D413A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1.4.3.</w:t>
      </w:r>
      <w:r w:rsidR="00E13D98">
        <w:rPr>
          <w:rFonts w:ascii="微软雅黑" w:hAnsi="微软雅黑" w:hint="eastAsia"/>
        </w:rPr>
        <w:t>3）</w:t>
      </w:r>
    </w:p>
    <w:p w14:paraId="7019D958" w14:textId="77777777" w:rsidR="00F406E7" w:rsidRPr="000D413A" w:rsidRDefault="000D413A" w:rsidP="0006078C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0D413A">
        <w:rPr>
          <w:rFonts w:ascii="微软雅黑" w:hAnsi="微软雅黑" w:hint="eastAsia"/>
          <w:sz w:val="18"/>
          <w:szCs w:val="20"/>
        </w:rPr>
        <w:t>注：整合了原预定</w:t>
      </w:r>
      <w:proofErr w:type="gramStart"/>
      <w:r w:rsidRPr="000D413A">
        <w:rPr>
          <w:rFonts w:ascii="微软雅黑" w:hAnsi="微软雅黑" w:hint="eastAsia"/>
          <w:sz w:val="18"/>
          <w:szCs w:val="20"/>
        </w:rPr>
        <w:t>义文件</w:t>
      </w:r>
      <w:proofErr w:type="gramEnd"/>
      <w:r w:rsidRPr="000D413A">
        <w:rPr>
          <w:rFonts w:ascii="微软雅黑" w:hAnsi="微软雅黑" w:hint="eastAsia"/>
          <w:sz w:val="18"/>
          <w:szCs w:val="20"/>
        </w:rPr>
        <w:t>第3、4项内容为现第3项</w:t>
      </w:r>
    </w:p>
    <w:p w14:paraId="2AB40579" w14:textId="77777777" w:rsidR="00C54794" w:rsidRPr="002F7982" w:rsidRDefault="002F7982" w:rsidP="002F7982">
      <w:pPr>
        <w:pStyle w:val="3"/>
        <w:numPr>
          <w:ilvl w:val="0"/>
          <w:numId w:val="2"/>
        </w:numPr>
        <w:rPr>
          <w:rFonts w:ascii="微软雅黑" w:hAnsi="微软雅黑" w:hint="eastAsia"/>
        </w:rPr>
      </w:pPr>
      <w:r w:rsidRPr="002F7982">
        <w:rPr>
          <w:rFonts w:ascii="微软雅黑" w:hAnsi="微软雅黑" w:hint="eastAsia"/>
        </w:rPr>
        <w:t>封头</w:t>
      </w:r>
    </w:p>
    <w:p w14:paraId="5742BA36" w14:textId="7C164264" w:rsidR="009E3710" w:rsidRDefault="009E3710" w:rsidP="009E3710">
      <w:pPr>
        <w:pStyle w:val="4"/>
        <w:numPr>
          <w:ilvl w:val="0"/>
          <w:numId w:val="9"/>
        </w:numPr>
        <w:rPr>
          <w:rFonts w:ascii="微软雅黑" w:hAnsi="微软雅黑" w:hint="eastAsia"/>
        </w:rPr>
      </w:pPr>
      <w:r w:rsidRPr="009E3710">
        <w:rPr>
          <w:rFonts w:ascii="微软雅黑" w:hAnsi="微软雅黑" w:hint="eastAsia"/>
        </w:rPr>
        <w:lastRenderedPageBreak/>
        <w:t>封</w:t>
      </w:r>
      <w:proofErr w:type="gramStart"/>
      <w:r w:rsidRPr="009E3710">
        <w:rPr>
          <w:rFonts w:ascii="微软雅黑" w:hAnsi="微软雅黑" w:hint="eastAsia"/>
        </w:rPr>
        <w:t>头形式</w:t>
      </w:r>
      <w:proofErr w:type="gramEnd"/>
      <w:r w:rsidRPr="009E3710">
        <w:rPr>
          <w:rFonts w:ascii="微软雅黑" w:hAnsi="微软雅黑" w:hint="eastAsia"/>
        </w:rPr>
        <w:t>选用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1.5.1.1</w:t>
      </w:r>
      <w:r w:rsidR="00E13D98">
        <w:rPr>
          <w:rFonts w:ascii="微软雅黑" w:hAnsi="微软雅黑" w:hint="eastAsia"/>
        </w:rPr>
        <w:t>）</w:t>
      </w:r>
    </w:p>
    <w:tbl>
      <w:tblPr>
        <w:tblW w:w="4087" w:type="pct"/>
        <w:jc w:val="center"/>
        <w:tblLook w:val="04A0" w:firstRow="1" w:lastRow="0" w:firstColumn="1" w:lastColumn="0" w:noHBand="0" w:noVBand="1"/>
      </w:tblPr>
      <w:tblGrid>
        <w:gridCol w:w="1897"/>
        <w:gridCol w:w="1330"/>
        <w:gridCol w:w="1330"/>
        <w:gridCol w:w="1330"/>
        <w:gridCol w:w="1330"/>
        <w:gridCol w:w="1330"/>
      </w:tblGrid>
      <w:tr w:rsidR="00E22BE3" w:rsidRPr="00DF5D91" w14:paraId="1ACEF9DC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08D12" w14:textId="77777777" w:rsidR="00E22BE3" w:rsidRPr="00DF5D91" w:rsidRDefault="00E22BE3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DN/PN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0A203" w14:textId="556D3BD4" w:rsidR="00E22BE3" w:rsidRPr="00DF5D91" w:rsidRDefault="005E3EA8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abovee</w:t>
            </w:r>
            <w:r w:rsidR="00EA7FA2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0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28F3" w14:textId="5942B889" w:rsidR="00E22BE3" w:rsidRPr="00DF5D91" w:rsidRDefault="005E3EA8" w:rsidP="00E22BE3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above2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553E6A4" w14:textId="0BD910D8" w:rsidR="00E22BE3" w:rsidRPr="00DF5D91" w:rsidRDefault="005E3EA8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above4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3FEDE" w14:textId="2B08BEEE" w:rsidR="00E22BE3" w:rsidRPr="00DF5D91" w:rsidRDefault="00EA7FA2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above.64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54399" w14:textId="2D7F5426" w:rsidR="00E22BE3" w:rsidRPr="00DF5D91" w:rsidRDefault="00EA7FA2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above10</w:t>
            </w:r>
          </w:p>
        </w:tc>
      </w:tr>
      <w:tr w:rsidR="003900BA" w:rsidRPr="00DF5D91" w14:paraId="636F5DCA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42605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300≤DN&lt;600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5106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50C3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8F0CCC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E4A5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756B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39050848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F902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600≤DN&lt;1000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876A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9E22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807A21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A46E3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58E4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3C4F5F84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B89C0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1000≤DN&lt;1500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04B30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1525F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551C980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F5D0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FCE2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28B71CC5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C1016A1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1500≤DN&lt;2000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04109DD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A2421EC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736553E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A7104C3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CD0937E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495DC748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77CCC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2000≤DN&lt;3000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5FAC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20DB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1E31D17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E9A6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6D89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500A2BE0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2FCEF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3000≤DN&lt;4000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2641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65C1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B02644B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8085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517AD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737E1E75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21D06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4000≤DN&lt;5000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03131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BFF9E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F9A0992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DF037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6770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4E1104FE" w14:textId="77777777" w:rsidTr="00302C08">
        <w:trPr>
          <w:trHeight w:val="57"/>
          <w:jc w:val="center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3687D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5000≤DN≤6000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5229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8C50F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80CCC4F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6AFEB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8D36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b/>
                <w:color w:val="C00000"/>
                <w:sz w:val="16"/>
                <w:szCs w:val="16"/>
              </w:rPr>
              <w:t>HH</w:t>
            </w:r>
          </w:p>
        </w:tc>
      </w:tr>
      <w:tr w:rsidR="003900BA" w:rsidRPr="00DF5D91" w14:paraId="626B7267" w14:textId="77777777" w:rsidTr="00302C08">
        <w:trPr>
          <w:trHeight w:val="57"/>
          <w:jc w:val="center"/>
        </w:trPr>
        <w:tc>
          <w:tcPr>
            <w:tcW w:w="85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F95CD6" w14:textId="77777777" w:rsidR="003900BA" w:rsidRPr="00DF5D91" w:rsidRDefault="003900BA" w:rsidP="00DF5D91">
            <w:pPr>
              <w:spacing w:line="240" w:lineRule="exact"/>
              <w:rPr>
                <w:rFonts w:ascii="微软雅黑" w:hAnsi="微软雅黑" w:hint="eastAsia"/>
                <w:sz w:val="16"/>
                <w:szCs w:val="16"/>
              </w:rPr>
            </w:pPr>
            <w:r w:rsidRPr="00DF5D91">
              <w:rPr>
                <w:rFonts w:ascii="微软雅黑" w:hAnsi="微软雅黑" w:hint="eastAsia"/>
                <w:sz w:val="16"/>
                <w:szCs w:val="16"/>
              </w:rPr>
              <w:t>E:标准椭圆形封头</w:t>
            </w:r>
            <w:r w:rsidR="00DF5D91" w:rsidRPr="00DF5D91">
              <w:rPr>
                <w:rFonts w:ascii="微软雅黑" w:hAnsi="微软雅黑" w:hint="eastAsia"/>
                <w:sz w:val="16"/>
                <w:szCs w:val="16"/>
              </w:rPr>
              <w:t>，</w:t>
            </w:r>
            <w:r w:rsidRPr="00DF5D91">
              <w:rPr>
                <w:rFonts w:ascii="微软雅黑" w:hAnsi="微软雅黑" w:hint="eastAsia"/>
                <w:sz w:val="16"/>
                <w:szCs w:val="16"/>
              </w:rPr>
              <w:t>H：球形封头，HH：球(缺)形封头，T：蝶形封头</w:t>
            </w:r>
          </w:p>
        </w:tc>
      </w:tr>
    </w:tbl>
    <w:p w14:paraId="0863E5EF" w14:textId="0D3B458A" w:rsidR="00FC6F26" w:rsidRDefault="00DF5D91" w:rsidP="00DF5D91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D44086">
        <w:rPr>
          <w:rFonts w:ascii="微软雅黑" w:hAnsi="微软雅黑" w:hint="eastAsia"/>
          <w:sz w:val="18"/>
          <w:szCs w:val="20"/>
        </w:rPr>
        <w:t>注：</w:t>
      </w:r>
    </w:p>
    <w:p w14:paraId="35E783C5" w14:textId="3381CA8B" w:rsidR="00FC6F26" w:rsidRPr="00302C08" w:rsidRDefault="00FC6F26" w:rsidP="00302C08">
      <w:pPr>
        <w:pStyle w:val="a0"/>
        <w:numPr>
          <w:ilvl w:val="0"/>
          <w:numId w:val="40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302C08">
        <w:rPr>
          <w:rFonts w:ascii="微软雅黑" w:hAnsi="微软雅黑" w:hint="eastAsia"/>
          <w:bCs/>
          <w:sz w:val="18"/>
          <w:szCs w:val="20"/>
        </w:rPr>
        <w:t>球</w:t>
      </w:r>
      <w:bookmarkStart w:id="0" w:name="_Hlk194995207"/>
      <w:r w:rsidRPr="00302C08">
        <w:rPr>
          <w:rFonts w:ascii="微软雅黑" w:hAnsi="微软雅黑" w:hint="eastAsia"/>
          <w:bCs/>
          <w:sz w:val="18"/>
          <w:szCs w:val="20"/>
        </w:rPr>
        <w:t>（缺）</w:t>
      </w:r>
      <w:bookmarkEnd w:id="0"/>
      <w:r w:rsidRPr="00302C08">
        <w:rPr>
          <w:rFonts w:ascii="微软雅黑" w:hAnsi="微软雅黑" w:hint="eastAsia"/>
          <w:bCs/>
          <w:sz w:val="18"/>
          <w:szCs w:val="20"/>
        </w:rPr>
        <w:t>形封头与圆筒的连接型式：</w:t>
      </w:r>
    </w:p>
    <w:p w14:paraId="7770CDEE" w14:textId="0699B986" w:rsidR="00FC6F26" w:rsidRDefault="00FC6F26" w:rsidP="00FC6F26">
      <w:pPr>
        <w:pStyle w:val="a0"/>
        <w:ind w:firstLineChars="0" w:firstLine="0"/>
        <w:rPr>
          <w:rFonts w:ascii="微软雅黑" w:hAnsi="微软雅黑" w:hint="eastAsia"/>
          <w:sz w:val="18"/>
          <w:szCs w:val="20"/>
        </w:rPr>
      </w:pPr>
      <w:r w:rsidRPr="00FC6F26">
        <w:rPr>
          <w:rFonts w:ascii="微软雅黑" w:hAnsi="微软雅黑"/>
          <w:noProof/>
          <w:sz w:val="18"/>
          <w:szCs w:val="20"/>
        </w:rPr>
        <w:drawing>
          <wp:inline distT="0" distB="0" distL="0" distR="0" wp14:anchorId="255537D1" wp14:editId="077FC292">
            <wp:extent cx="1977479" cy="1418818"/>
            <wp:effectExtent l="19050" t="1905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58"/>
                    <a:stretch/>
                  </pic:blipFill>
                  <pic:spPr bwMode="auto">
                    <a:xfrm>
                      <a:off x="0" y="0"/>
                      <a:ext cx="1988270" cy="14265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软雅黑" w:hAnsi="微软雅黑"/>
          <w:sz w:val="18"/>
          <w:szCs w:val="20"/>
        </w:rPr>
        <w:t xml:space="preserve"> </w:t>
      </w:r>
      <w:r w:rsidRPr="00FC6F26">
        <w:rPr>
          <w:rFonts w:ascii="微软雅黑" w:hAnsi="微软雅黑"/>
          <w:noProof/>
          <w:sz w:val="18"/>
          <w:szCs w:val="20"/>
        </w:rPr>
        <w:drawing>
          <wp:inline distT="0" distB="0" distL="0" distR="0" wp14:anchorId="1E499538" wp14:editId="51B8362B">
            <wp:extent cx="2081901" cy="1543736"/>
            <wp:effectExtent l="19050" t="1905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16"/>
                    <a:stretch/>
                  </pic:blipFill>
                  <pic:spPr bwMode="auto">
                    <a:xfrm>
                      <a:off x="0" y="0"/>
                      <a:ext cx="2105252" cy="156105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sz w:val="18"/>
          <w:szCs w:val="20"/>
        </w:rPr>
        <w:t xml:space="preserve"> </w:t>
      </w:r>
      <w:r w:rsidRPr="00FC6F26">
        <w:rPr>
          <w:rFonts w:ascii="微软雅黑" w:hAnsi="微软雅黑"/>
          <w:noProof/>
          <w:sz w:val="18"/>
          <w:szCs w:val="20"/>
        </w:rPr>
        <w:drawing>
          <wp:inline distT="0" distB="0" distL="0" distR="0" wp14:anchorId="36875D9D" wp14:editId="342B9256">
            <wp:extent cx="2363189" cy="1509826"/>
            <wp:effectExtent l="19050" t="1905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45"/>
                    <a:stretch/>
                  </pic:blipFill>
                  <pic:spPr bwMode="auto">
                    <a:xfrm>
                      <a:off x="0" y="0"/>
                      <a:ext cx="2396473" cy="15310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F0536" w14:textId="338ECD79" w:rsidR="00FC6F26" w:rsidRPr="00302C08" w:rsidRDefault="00FC6F26" w:rsidP="00302C08">
      <w:pPr>
        <w:pStyle w:val="a0"/>
        <w:ind w:firstLineChars="800" w:firstLine="1440"/>
        <w:rPr>
          <w:rFonts w:ascii="微软雅黑" w:hAnsi="微软雅黑" w:hint="eastAsia"/>
          <w:sz w:val="18"/>
          <w:szCs w:val="20"/>
        </w:rPr>
      </w:pPr>
      <w:r w:rsidRPr="00FC6F26">
        <w:rPr>
          <w:rFonts w:ascii="微软雅黑" w:hAnsi="微软雅黑"/>
          <w:sz w:val="18"/>
          <w:szCs w:val="20"/>
        </w:rPr>
        <w:t>I型</w:t>
      </w:r>
      <w:r>
        <w:rPr>
          <w:rFonts w:ascii="微软雅黑" w:hAnsi="微软雅黑" w:hint="eastAsia"/>
          <w:sz w:val="18"/>
          <w:szCs w:val="20"/>
        </w:rPr>
        <w:t xml:space="preserve"> </w:t>
      </w:r>
      <w:r>
        <w:rPr>
          <w:rFonts w:ascii="微软雅黑" w:hAnsi="微软雅黑"/>
          <w:sz w:val="18"/>
          <w:szCs w:val="20"/>
        </w:rPr>
        <w:t xml:space="preserve">                            </w:t>
      </w:r>
      <w:r>
        <w:rPr>
          <w:rFonts w:ascii="微软雅黑" w:hAnsi="微软雅黑" w:hint="eastAsia"/>
          <w:sz w:val="18"/>
          <w:szCs w:val="20"/>
        </w:rPr>
        <w:t xml:space="preserve"> </w:t>
      </w:r>
      <w:r>
        <w:rPr>
          <w:rFonts w:ascii="微软雅黑" w:hAnsi="微软雅黑"/>
          <w:sz w:val="18"/>
          <w:szCs w:val="20"/>
        </w:rPr>
        <w:t xml:space="preserve">    </w:t>
      </w:r>
      <w:r w:rsidRPr="00FC6F26">
        <w:rPr>
          <w:rFonts w:ascii="微软雅黑" w:hAnsi="微软雅黑"/>
          <w:sz w:val="18"/>
          <w:szCs w:val="20"/>
        </w:rPr>
        <w:t>II型</w:t>
      </w:r>
      <w:r>
        <w:rPr>
          <w:rFonts w:ascii="微软雅黑" w:hAnsi="微软雅黑" w:hint="eastAsia"/>
          <w:sz w:val="18"/>
          <w:szCs w:val="20"/>
        </w:rPr>
        <w:t xml:space="preserve"> </w:t>
      </w:r>
      <w:r>
        <w:rPr>
          <w:rFonts w:ascii="微软雅黑" w:hAnsi="微软雅黑"/>
          <w:sz w:val="18"/>
          <w:szCs w:val="20"/>
        </w:rPr>
        <w:t xml:space="preserve">                           </w:t>
      </w:r>
      <w:r>
        <w:rPr>
          <w:rFonts w:ascii="微软雅黑" w:hAnsi="微软雅黑" w:hint="eastAsia"/>
          <w:sz w:val="18"/>
          <w:szCs w:val="20"/>
        </w:rPr>
        <w:t xml:space="preserve"> </w:t>
      </w:r>
      <w:r>
        <w:rPr>
          <w:rFonts w:ascii="微软雅黑" w:hAnsi="微软雅黑"/>
          <w:sz w:val="18"/>
          <w:szCs w:val="20"/>
        </w:rPr>
        <w:t xml:space="preserve">       </w:t>
      </w:r>
      <w:r w:rsidRPr="00FC6F26">
        <w:rPr>
          <w:rFonts w:ascii="微软雅黑" w:hAnsi="微软雅黑"/>
          <w:sz w:val="18"/>
          <w:szCs w:val="20"/>
        </w:rPr>
        <w:t>III型</w:t>
      </w:r>
    </w:p>
    <w:p w14:paraId="4F10D294" w14:textId="065D8B13" w:rsidR="009E3710" w:rsidRDefault="00FC6F26" w:rsidP="00DF5D91">
      <w:pPr>
        <w:ind w:firstLineChars="200" w:firstLine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/>
          <w:sz w:val="18"/>
          <w:szCs w:val="20"/>
        </w:rPr>
        <w:t>2</w:t>
      </w:r>
      <w:r>
        <w:rPr>
          <w:rFonts w:ascii="微软雅黑" w:hAnsi="微软雅黑" w:hint="eastAsia"/>
          <w:sz w:val="18"/>
          <w:szCs w:val="20"/>
        </w:rPr>
        <w:t>、</w:t>
      </w:r>
      <w:r w:rsidR="00DF5D91">
        <w:rPr>
          <w:rFonts w:ascii="微软雅黑" w:hAnsi="微软雅黑" w:hint="eastAsia"/>
          <w:sz w:val="18"/>
          <w:szCs w:val="20"/>
        </w:rPr>
        <w:t>本阶段暂时</w:t>
      </w:r>
      <w:r w:rsidR="00D44A62">
        <w:rPr>
          <w:rFonts w:ascii="微软雅黑" w:hAnsi="微软雅黑" w:hint="eastAsia"/>
          <w:sz w:val="18"/>
          <w:szCs w:val="20"/>
        </w:rPr>
        <w:t>设计条件</w:t>
      </w:r>
      <w:r w:rsidR="00DF5D91">
        <w:rPr>
          <w:rFonts w:ascii="微软雅黑" w:hAnsi="微软雅黑" w:hint="eastAsia"/>
          <w:sz w:val="18"/>
          <w:szCs w:val="20"/>
        </w:rPr>
        <w:t>只做一个ALL即可，但应可以扩展，如T&gt;300℃等。PN及形式均为可调值，PN应具有相斥性</w:t>
      </w:r>
      <w:r w:rsidR="00867FD0">
        <w:rPr>
          <w:rFonts w:ascii="微软雅黑" w:hAnsi="微软雅黑" w:hint="eastAsia"/>
          <w:sz w:val="18"/>
          <w:szCs w:val="20"/>
        </w:rPr>
        <w:t>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1.5.1.2</w:t>
      </w:r>
      <w:r w:rsidR="00E13D98">
        <w:rPr>
          <w:rFonts w:ascii="微软雅黑" w:hAnsi="微软雅黑" w:hint="eastAsia"/>
        </w:rPr>
        <w:t>）</w:t>
      </w:r>
    </w:p>
    <w:p w14:paraId="536B4697" w14:textId="77777777" w:rsidR="00867FD0" w:rsidRPr="00A7744A" w:rsidRDefault="00867FD0" w:rsidP="00867FD0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根据输入文件中“容器公称直径”和“设计压力”条件选中一个参数（</w:t>
      </w:r>
      <w:r w:rsidR="00AA26B6">
        <w:rPr>
          <w:rFonts w:ascii="微软雅黑" w:hAnsi="微软雅黑" w:hint="eastAsia"/>
          <w:color w:val="4472C4" w:themeColor="accent1"/>
          <w:sz w:val="18"/>
          <w:szCs w:val="20"/>
        </w:rPr>
        <w:t>如表所示正交法获取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，如D</w:t>
      </w:r>
      <w:r>
        <w:rPr>
          <w:rFonts w:ascii="微软雅黑" w:hAnsi="微软雅黑"/>
          <w:color w:val="4472C4" w:themeColor="accent1"/>
          <w:sz w:val="18"/>
          <w:szCs w:val="20"/>
        </w:rPr>
        <w:t>N=1600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，P</w:t>
      </w:r>
      <w:r>
        <w:rPr>
          <w:rFonts w:ascii="微软雅黑" w:hAnsi="微软雅黑"/>
          <w:color w:val="4472C4" w:themeColor="accent1"/>
          <w:sz w:val="18"/>
          <w:szCs w:val="20"/>
        </w:rPr>
        <w:t>=5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）输出至“元件材料型式表”。</w:t>
      </w:r>
    </w:p>
    <w:p w14:paraId="557FEBFE" w14:textId="77777777" w:rsidR="00F406E7" w:rsidRPr="00F406E7" w:rsidRDefault="00F406E7" w:rsidP="00F406E7">
      <w:pPr>
        <w:pStyle w:val="4"/>
        <w:numPr>
          <w:ilvl w:val="0"/>
          <w:numId w:val="9"/>
        </w:numPr>
        <w:rPr>
          <w:rFonts w:ascii="微软雅黑" w:hAnsi="微软雅黑" w:hint="eastAsia"/>
        </w:rPr>
      </w:pPr>
      <w:r w:rsidRPr="00F406E7">
        <w:rPr>
          <w:rFonts w:ascii="微软雅黑" w:hAnsi="微软雅黑" w:hint="eastAsia"/>
        </w:rPr>
        <w:t>封头选用补充规则</w:t>
      </w:r>
    </w:p>
    <w:p w14:paraId="278D40A6" w14:textId="53F3426E" w:rsidR="00F406E7" w:rsidRPr="00F406E7" w:rsidRDefault="00F406E7" w:rsidP="00F406E7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F406E7">
        <w:rPr>
          <w:rFonts w:ascii="微软雅黑" w:hAnsi="微软雅黑" w:hint="eastAsia"/>
          <w:sz w:val="18"/>
          <w:szCs w:val="20"/>
        </w:rPr>
        <w:t>当选用椭圆形或蝶形封头，封头名义厚度大于与其连接的圆筒名义厚度</w:t>
      </w:r>
      <w:r w:rsidRPr="00F406E7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F406E7">
        <w:rPr>
          <w:rFonts w:ascii="微软雅黑" w:hAnsi="微软雅黑"/>
          <w:sz w:val="18"/>
          <w:szCs w:val="20"/>
        </w:rPr>
        <w:t>mm时，改选用</w:t>
      </w:r>
      <w:r w:rsidRPr="00F406E7">
        <w:rPr>
          <w:rFonts w:ascii="微软雅黑" w:hAnsi="微软雅黑" w:hint="eastAsia"/>
          <w:b/>
          <w:color w:val="C00000"/>
          <w:sz w:val="18"/>
          <w:szCs w:val="20"/>
        </w:rPr>
        <w:t>HH</w:t>
      </w:r>
      <w:proofErr w:type="gramStart"/>
      <w:r w:rsidRPr="00F406E7">
        <w:rPr>
          <w:rFonts w:ascii="微软雅黑" w:hAnsi="微软雅黑"/>
          <w:sz w:val="18"/>
          <w:szCs w:val="20"/>
        </w:rPr>
        <w:t>型封头</w:t>
      </w:r>
      <w:proofErr w:type="gramEnd"/>
      <w:r w:rsidRPr="00F406E7">
        <w:rPr>
          <w:rFonts w:ascii="微软雅黑" w:hAnsi="微软雅黑"/>
          <w:sz w:val="18"/>
          <w:szCs w:val="20"/>
        </w:rPr>
        <w:t>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1.5.2.1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1.5.2.1.1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1.5.2.1.</w:t>
      </w:r>
      <w:r w:rsidR="00E13D98">
        <w:rPr>
          <w:rFonts w:ascii="微软雅黑" w:hAnsi="微软雅黑" w:hint="eastAsia"/>
        </w:rPr>
        <w:t>2）</w:t>
      </w:r>
    </w:p>
    <w:p w14:paraId="70F5DDD1" w14:textId="77777777" w:rsidR="006D0F84" w:rsidRPr="006D0F84" w:rsidRDefault="006D0F84" w:rsidP="006D0F84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b/>
          <w:sz w:val="18"/>
          <w:szCs w:val="20"/>
        </w:rPr>
      </w:pPr>
      <w:r w:rsidRPr="006D0F84">
        <w:rPr>
          <w:rFonts w:ascii="微软雅黑" w:hAnsi="微软雅黑" w:hint="eastAsia"/>
          <w:b/>
          <w:sz w:val="18"/>
          <w:szCs w:val="20"/>
        </w:rPr>
        <w:t>球</w:t>
      </w:r>
      <w:r w:rsidRPr="006D0F84">
        <w:rPr>
          <w:rFonts w:ascii="微软雅黑" w:hAnsi="微软雅黑"/>
          <w:b/>
          <w:sz w:val="18"/>
          <w:szCs w:val="20"/>
        </w:rPr>
        <w:t>(缺)形封头对连接圆筒长度的影响：</w:t>
      </w:r>
    </w:p>
    <w:p w14:paraId="234BA000" w14:textId="27BE7EE3" w:rsidR="006D0F84" w:rsidRPr="006D0F84" w:rsidRDefault="006D0F84" w:rsidP="006D0F84">
      <w:pPr>
        <w:ind w:leftChars="200" w:left="420" w:firstLineChars="200" w:firstLine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6D0F84">
        <w:rPr>
          <w:rFonts w:ascii="微软雅黑" w:hAnsi="微软雅黑" w:hint="eastAsia"/>
          <w:sz w:val="18"/>
          <w:szCs w:val="20"/>
        </w:rPr>
        <w:t>当使用</w:t>
      </w:r>
      <w:r w:rsidRPr="006D0F84">
        <w:rPr>
          <w:rFonts w:ascii="微软雅黑" w:hAnsi="微软雅黑"/>
          <w:sz w:val="18"/>
          <w:szCs w:val="20"/>
        </w:rPr>
        <w:t>I、III型球(缺)形封头时，L值包含在(不增大)圆筒长度内；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1.5.2.2</w:t>
      </w:r>
      <w:r w:rsidR="00E13D98">
        <w:rPr>
          <w:rFonts w:ascii="微软雅黑" w:hAnsi="微软雅黑" w:hint="eastAsia"/>
        </w:rPr>
        <w:t>）</w:t>
      </w:r>
    </w:p>
    <w:p w14:paraId="2745EA41" w14:textId="6AF025BB" w:rsidR="00F406E7" w:rsidRDefault="00766A6C" w:rsidP="006D0F84">
      <w:pPr>
        <w:ind w:leftChars="200" w:left="420" w:firstLineChars="200" w:firstLine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="006D0F84" w:rsidRPr="006D0F84">
        <w:rPr>
          <w:rFonts w:ascii="微软雅黑" w:hAnsi="微软雅黑" w:hint="eastAsia"/>
          <w:sz w:val="18"/>
          <w:szCs w:val="20"/>
        </w:rPr>
        <w:t>当使用</w:t>
      </w:r>
      <w:r w:rsidR="006D0F84" w:rsidRPr="006D0F84">
        <w:rPr>
          <w:rFonts w:ascii="微软雅黑" w:hAnsi="微软雅黑"/>
          <w:sz w:val="18"/>
          <w:szCs w:val="20"/>
        </w:rPr>
        <w:t>I、III型球(缺)形封头时，根据L值增大圆筒长度。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1.5.2.3</w:t>
      </w:r>
      <w:r w:rsidR="00E13D98">
        <w:rPr>
          <w:rFonts w:ascii="微软雅黑" w:hAnsi="微软雅黑" w:hint="eastAsia"/>
        </w:rPr>
        <w:t>）</w:t>
      </w:r>
    </w:p>
    <w:p w14:paraId="403899AD" w14:textId="175DB095" w:rsidR="007B0AD7" w:rsidRPr="007B0AD7" w:rsidRDefault="00B97B44" w:rsidP="007B0AD7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7B0AD7" w:rsidRPr="007B0AD7">
        <w:rPr>
          <w:rFonts w:ascii="微软雅黑" w:hAnsi="微软雅黑" w:hint="eastAsia"/>
          <w:bCs/>
          <w:sz w:val="18"/>
          <w:szCs w:val="20"/>
          <w:highlight w:val="green"/>
        </w:rPr>
        <w:t>球</w:t>
      </w:r>
      <w:r w:rsidR="007B0AD7" w:rsidRPr="007B0AD7">
        <w:rPr>
          <w:rFonts w:ascii="微软雅黑" w:hAnsi="微软雅黑"/>
          <w:bCs/>
          <w:sz w:val="18"/>
          <w:szCs w:val="20"/>
          <w:highlight w:val="green"/>
        </w:rPr>
        <w:t>(缺)形封头</w:t>
      </w:r>
      <w:r w:rsidR="007B0AD7" w:rsidRPr="007B0AD7">
        <w:rPr>
          <w:rFonts w:ascii="微软雅黑" w:hAnsi="微软雅黑" w:hint="eastAsia"/>
          <w:bCs/>
          <w:sz w:val="18"/>
          <w:szCs w:val="20"/>
          <w:highlight w:val="green"/>
        </w:rPr>
        <w:t>厚度不小于与其</w:t>
      </w:r>
      <w:r w:rsidR="007B0AD7" w:rsidRPr="007B0AD7">
        <w:rPr>
          <w:rFonts w:ascii="微软雅黑" w:hAnsi="微软雅黑" w:hint="eastAsia"/>
          <w:bCs/>
          <w:sz w:val="18"/>
          <w:szCs w:val="20"/>
        </w:rPr>
        <w:t>连接圆筒厚度的</w:t>
      </w:r>
      <w:r w:rsidR="007B0AD7" w:rsidRPr="007B0AD7">
        <w:rPr>
          <w:rFonts w:ascii="微软雅黑" w:hAnsi="微软雅黑" w:hint="eastAsia"/>
          <w:b/>
          <w:color w:val="FF0000"/>
          <w:sz w:val="18"/>
          <w:szCs w:val="20"/>
        </w:rPr>
        <w:t>6</w:t>
      </w:r>
      <w:r w:rsidR="007B0AD7" w:rsidRPr="007B0AD7">
        <w:rPr>
          <w:rFonts w:ascii="微软雅黑" w:hAnsi="微软雅黑"/>
          <w:b/>
          <w:color w:val="FF0000"/>
          <w:sz w:val="18"/>
          <w:szCs w:val="20"/>
        </w:rPr>
        <w:t>0</w:t>
      </w:r>
      <w:r w:rsidR="007B0AD7" w:rsidRPr="007B0AD7">
        <w:rPr>
          <w:rFonts w:ascii="微软雅黑" w:hAnsi="微软雅黑"/>
          <w:bCs/>
          <w:sz w:val="18"/>
          <w:szCs w:val="20"/>
        </w:rPr>
        <w:t>%</w:t>
      </w:r>
      <w:r w:rsidR="007B0AD7" w:rsidRPr="007B0AD7">
        <w:rPr>
          <w:rFonts w:ascii="微软雅黑" w:hAnsi="微软雅黑" w:hint="eastAsia"/>
          <w:bCs/>
          <w:sz w:val="18"/>
          <w:szCs w:val="20"/>
        </w:rPr>
        <w:t>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1.5.2.4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1.5.2.4</w:t>
      </w:r>
      <w:r w:rsidR="00E13D98">
        <w:rPr>
          <w:rFonts w:ascii="微软雅黑" w:hAnsi="微软雅黑" w:hint="eastAsia"/>
        </w:rPr>
        <w:t>.1）</w:t>
      </w:r>
    </w:p>
    <w:p w14:paraId="566C686C" w14:textId="77777777" w:rsidR="00233B48" w:rsidRPr="00233B48" w:rsidRDefault="00233B48" w:rsidP="00233B48">
      <w:pPr>
        <w:pStyle w:val="4"/>
        <w:numPr>
          <w:ilvl w:val="0"/>
          <w:numId w:val="9"/>
        </w:numPr>
        <w:rPr>
          <w:rFonts w:ascii="微软雅黑" w:hAnsi="微软雅黑" w:hint="eastAsia"/>
        </w:rPr>
      </w:pPr>
      <w:r w:rsidRPr="00233B48">
        <w:rPr>
          <w:rFonts w:ascii="微软雅黑" w:hAnsi="微软雅黑" w:hint="eastAsia"/>
        </w:rPr>
        <w:t>封头直边高度</w:t>
      </w:r>
      <w:r w:rsidRPr="00233B48">
        <w:rPr>
          <w:rFonts w:ascii="微软雅黑" w:hAnsi="微软雅黑"/>
        </w:rPr>
        <w:t>h</w:t>
      </w:r>
      <w:r w:rsidRPr="00233B48">
        <w:rPr>
          <w:rFonts w:ascii="微软雅黑" w:hAnsi="微软雅黑" w:hint="eastAsia"/>
        </w:rPr>
        <w:t>定义</w:t>
      </w:r>
    </w:p>
    <w:p w14:paraId="17EEEAA0" w14:textId="17DAFE8F" w:rsidR="00233B48" w:rsidRPr="00233B48" w:rsidRDefault="00233B48" w:rsidP="00233B48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233B48">
        <w:rPr>
          <w:rFonts w:ascii="微软雅黑" w:hAnsi="微软雅黑" w:hint="eastAsia"/>
          <w:sz w:val="18"/>
          <w:szCs w:val="20"/>
        </w:rPr>
        <w:t>对于带直边的封头</w:t>
      </w:r>
      <w:r>
        <w:rPr>
          <w:rFonts w:ascii="微软雅黑" w:hAnsi="微软雅黑" w:hint="eastAsia"/>
          <w:sz w:val="18"/>
          <w:szCs w:val="20"/>
        </w:rPr>
        <w:t>，</w:t>
      </w:r>
      <w:r w:rsidRPr="00233B48">
        <w:rPr>
          <w:rFonts w:ascii="微软雅黑" w:hAnsi="微软雅黑" w:hint="eastAsia"/>
          <w:sz w:val="18"/>
          <w:szCs w:val="20"/>
        </w:rPr>
        <w:t>当公称直径</w:t>
      </w:r>
      <w:r w:rsidRPr="00233B48">
        <w:rPr>
          <w:rFonts w:ascii="微软雅黑" w:hAnsi="微软雅黑"/>
          <w:sz w:val="18"/>
          <w:szCs w:val="20"/>
        </w:rPr>
        <w:t>DN≤</w:t>
      </w:r>
      <w:r w:rsidRPr="00233B48">
        <w:rPr>
          <w:rFonts w:ascii="微软雅黑" w:hAnsi="微软雅黑"/>
          <w:b/>
          <w:color w:val="C00000"/>
          <w:sz w:val="18"/>
          <w:szCs w:val="20"/>
        </w:rPr>
        <w:t>2000</w:t>
      </w:r>
      <w:r w:rsidRPr="00233B48">
        <w:rPr>
          <w:rFonts w:ascii="微软雅黑" w:hAnsi="微软雅黑"/>
          <w:sz w:val="18"/>
          <w:szCs w:val="20"/>
        </w:rPr>
        <w:t>mm</w:t>
      </w:r>
      <w:r w:rsidRPr="00233B48">
        <w:rPr>
          <w:rFonts w:ascii="微软雅黑" w:hAnsi="微软雅黑" w:hint="eastAsia"/>
          <w:sz w:val="18"/>
          <w:szCs w:val="20"/>
        </w:rPr>
        <w:t>时，</w:t>
      </w:r>
      <w:r w:rsidRPr="00233B48">
        <w:rPr>
          <w:rFonts w:ascii="微软雅黑" w:hAnsi="微软雅黑"/>
          <w:sz w:val="18"/>
          <w:szCs w:val="20"/>
        </w:rPr>
        <w:t>h</w:t>
      </w:r>
      <w:r>
        <w:rPr>
          <w:rFonts w:ascii="微软雅黑" w:hAnsi="微软雅黑" w:hint="eastAsia"/>
          <w:sz w:val="18"/>
          <w:szCs w:val="20"/>
        </w:rPr>
        <w:t>取</w:t>
      </w:r>
      <w:r w:rsidRPr="00233B48">
        <w:rPr>
          <w:rFonts w:ascii="微软雅黑" w:hAnsi="微软雅黑"/>
          <w:b/>
          <w:color w:val="C00000"/>
          <w:sz w:val="18"/>
          <w:szCs w:val="20"/>
        </w:rPr>
        <w:t>25</w:t>
      </w:r>
      <w:r>
        <w:rPr>
          <w:rFonts w:ascii="微软雅黑" w:hAnsi="微软雅黑"/>
          <w:sz w:val="18"/>
          <w:szCs w:val="20"/>
        </w:rPr>
        <w:t>mm</w:t>
      </w:r>
      <w:r>
        <w:rPr>
          <w:rFonts w:ascii="微软雅黑" w:hAnsi="微软雅黑" w:hint="eastAsia"/>
          <w:sz w:val="18"/>
          <w:szCs w:val="20"/>
        </w:rPr>
        <w:t>，否则，</w:t>
      </w:r>
      <w:r w:rsidRPr="00233B48">
        <w:rPr>
          <w:rFonts w:ascii="微软雅黑" w:hAnsi="微软雅黑"/>
          <w:sz w:val="18"/>
          <w:szCs w:val="20"/>
        </w:rPr>
        <w:t>h</w:t>
      </w:r>
      <w:r>
        <w:rPr>
          <w:rFonts w:ascii="微软雅黑" w:hAnsi="微软雅黑" w:hint="eastAsia"/>
          <w:sz w:val="18"/>
          <w:szCs w:val="20"/>
        </w:rPr>
        <w:t>取</w:t>
      </w:r>
      <w:r>
        <w:rPr>
          <w:rFonts w:ascii="微软雅黑" w:hAnsi="微软雅黑" w:hint="eastAsia"/>
          <w:b/>
          <w:color w:val="C00000"/>
          <w:sz w:val="18"/>
          <w:szCs w:val="20"/>
        </w:rPr>
        <w:t>40</w:t>
      </w:r>
      <w:r>
        <w:rPr>
          <w:rFonts w:ascii="微软雅黑" w:hAnsi="微软雅黑"/>
          <w:sz w:val="18"/>
          <w:szCs w:val="20"/>
        </w:rPr>
        <w:t>mm</w:t>
      </w:r>
      <w:r>
        <w:rPr>
          <w:rFonts w:ascii="微软雅黑" w:hAnsi="微软雅黑" w:hint="eastAsia"/>
          <w:sz w:val="18"/>
          <w:szCs w:val="20"/>
        </w:rPr>
        <w:t>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1.5.3.1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1.5.3.</w:t>
      </w:r>
      <w:r w:rsidR="00E13D98">
        <w:rPr>
          <w:rFonts w:ascii="微软雅黑" w:hAnsi="微软雅黑" w:hint="eastAsia"/>
        </w:rPr>
        <w:t>2）（id：</w:t>
      </w:r>
      <w:r w:rsidR="00E13D98" w:rsidRPr="00E13D98">
        <w:rPr>
          <w:rFonts w:ascii="微软雅黑" w:hAnsi="微软雅黑" w:hint="eastAsia"/>
        </w:rPr>
        <w:t>1.5.3.</w:t>
      </w:r>
      <w:r w:rsidR="00E13D98">
        <w:rPr>
          <w:rFonts w:ascii="微软雅黑" w:hAnsi="微软雅黑" w:hint="eastAsia"/>
        </w:rPr>
        <w:t>3）</w:t>
      </w:r>
    </w:p>
    <w:p w14:paraId="43ABCB79" w14:textId="48ABDACC" w:rsidR="00233B48" w:rsidRPr="00233B48" w:rsidRDefault="00233B48" w:rsidP="00233B48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233B48">
        <w:rPr>
          <w:rFonts w:ascii="微软雅黑" w:hAnsi="微软雅黑" w:hint="eastAsia"/>
          <w:sz w:val="18"/>
          <w:szCs w:val="20"/>
        </w:rPr>
        <w:t>当产品标准中包含参照</w:t>
      </w:r>
      <w:r w:rsidRPr="00233B48">
        <w:rPr>
          <w:rFonts w:ascii="微软雅黑" w:hAnsi="微软雅黑"/>
          <w:sz w:val="18"/>
          <w:szCs w:val="20"/>
        </w:rPr>
        <w:t>ASME VIII-1</w:t>
      </w:r>
      <w:r w:rsidRPr="00233B48">
        <w:rPr>
          <w:rFonts w:ascii="微软雅黑" w:hAnsi="微软雅黑" w:hint="eastAsia"/>
          <w:sz w:val="18"/>
          <w:szCs w:val="20"/>
        </w:rPr>
        <w:t>时，</w:t>
      </w:r>
      <w:r w:rsidRPr="00233B48">
        <w:rPr>
          <w:rFonts w:ascii="微软雅黑" w:hAnsi="微软雅黑"/>
          <w:sz w:val="18"/>
          <w:szCs w:val="20"/>
        </w:rPr>
        <w:t>h</w:t>
      </w:r>
      <w:r w:rsidRPr="00233B48">
        <w:rPr>
          <w:rFonts w:ascii="微软雅黑" w:hAnsi="微软雅黑" w:hint="eastAsia"/>
          <w:sz w:val="18"/>
          <w:szCs w:val="20"/>
        </w:rPr>
        <w:t>为</w:t>
      </w:r>
      <w:r w:rsidRPr="00233B48">
        <w:rPr>
          <w:rFonts w:ascii="微软雅黑" w:hAnsi="微软雅黑"/>
          <w:b/>
          <w:color w:val="C00000"/>
          <w:sz w:val="18"/>
          <w:szCs w:val="20"/>
        </w:rPr>
        <w:t>50</w:t>
      </w:r>
      <w:r w:rsidRPr="00233B48">
        <w:rPr>
          <w:rFonts w:ascii="微软雅黑" w:hAnsi="微软雅黑"/>
          <w:sz w:val="18"/>
          <w:szCs w:val="20"/>
        </w:rPr>
        <w:t>mm</w:t>
      </w:r>
      <w:r w:rsidRPr="00233B48">
        <w:rPr>
          <w:rFonts w:ascii="微软雅黑" w:hAnsi="微软雅黑" w:hint="eastAsia"/>
          <w:sz w:val="18"/>
          <w:szCs w:val="20"/>
        </w:rPr>
        <w:t>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1.5.3.</w:t>
      </w:r>
      <w:r w:rsidR="00E13D98">
        <w:rPr>
          <w:rFonts w:ascii="微软雅黑" w:hAnsi="微软雅黑" w:hint="eastAsia"/>
        </w:rPr>
        <w:t>4）</w:t>
      </w:r>
    </w:p>
    <w:p w14:paraId="30A9C882" w14:textId="786A75E8" w:rsidR="002F7982" w:rsidRPr="002F7982" w:rsidRDefault="002F7982" w:rsidP="002F7982">
      <w:pPr>
        <w:pStyle w:val="4"/>
        <w:numPr>
          <w:ilvl w:val="0"/>
          <w:numId w:val="9"/>
        </w:numPr>
        <w:rPr>
          <w:rFonts w:ascii="微软雅黑" w:hAnsi="微软雅黑" w:hint="eastAsia"/>
        </w:rPr>
      </w:pPr>
      <w:r w:rsidRPr="002F7982">
        <w:rPr>
          <w:rFonts w:ascii="微软雅黑" w:hAnsi="微软雅黑" w:hint="eastAsia"/>
        </w:rPr>
        <w:lastRenderedPageBreak/>
        <w:t>封头成形减薄率</w:t>
      </w:r>
      <w:r w:rsidR="00391F03">
        <w:rPr>
          <w:rFonts w:ascii="微软雅黑" w:hAnsi="微软雅黑" w:hint="eastAsia"/>
        </w:rPr>
        <w:t xml:space="preserve"> </w:t>
      </w:r>
      <w:r w:rsidR="00391F03">
        <w:rPr>
          <w:rFonts w:ascii="微软雅黑" w:hAnsi="微软雅黑"/>
        </w:rPr>
        <w:t xml:space="preserve">   </w:t>
      </w:r>
      <w:r w:rsidR="00391F03">
        <w:rPr>
          <w:rFonts w:ascii="微软雅黑" w:hAnsi="微软雅黑" w:hint="eastAsia"/>
          <w:color w:val="4472C4" w:themeColor="accent1"/>
          <w:sz w:val="18"/>
          <w:szCs w:val="20"/>
        </w:rPr>
        <w:t>（</w:t>
      </w:r>
      <w:r w:rsidR="00391F03">
        <w:rPr>
          <w:rFonts w:ascii="微软雅黑" w:hAnsi="微软雅黑"/>
          <w:color w:val="4472C4" w:themeColor="accent1"/>
          <w:sz w:val="18"/>
          <w:szCs w:val="20"/>
        </w:rPr>
        <w:t>2024年11月5日</w:t>
      </w:r>
      <w:r w:rsidR="00391F03">
        <w:rPr>
          <w:rFonts w:ascii="微软雅黑" w:hAnsi="微软雅黑" w:hint="eastAsia"/>
          <w:color w:val="4472C4" w:themeColor="accent1"/>
          <w:sz w:val="18"/>
          <w:szCs w:val="20"/>
        </w:rPr>
        <w:t>修订）</w:t>
      </w:r>
    </w:p>
    <w:tbl>
      <w:tblPr>
        <w:tblW w:w="3659" w:type="pct"/>
        <w:tblInd w:w="114" w:type="dxa"/>
        <w:tblLook w:val="04A0" w:firstRow="1" w:lastRow="0" w:firstColumn="1" w:lastColumn="0" w:noHBand="0" w:noVBand="1"/>
      </w:tblPr>
      <w:tblGrid>
        <w:gridCol w:w="698"/>
        <w:gridCol w:w="859"/>
        <w:gridCol w:w="645"/>
        <w:gridCol w:w="645"/>
        <w:gridCol w:w="971"/>
        <w:gridCol w:w="1417"/>
        <w:gridCol w:w="992"/>
        <w:gridCol w:w="1418"/>
      </w:tblGrid>
      <w:tr w:rsidR="00FB1C50" w:rsidRPr="00CA6AC1" w14:paraId="538B2B57" w14:textId="77777777" w:rsidTr="0006345E">
        <w:trPr>
          <w:trHeight w:val="345"/>
        </w:trPr>
        <w:tc>
          <w:tcPr>
            <w:tcW w:w="7645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E9F9DD6" w14:textId="2B12A851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碟形和椭圆形</w:t>
            </w: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封头成形方法和厚度减薄率</w:t>
            </w:r>
            <w:r w:rsidR="00E13D98">
              <w:rPr>
                <w:rFonts w:ascii="微软雅黑" w:hAnsi="微软雅黑" w:hint="eastAsia"/>
              </w:rPr>
              <w:t>（id：</w:t>
            </w:r>
            <w:r w:rsidR="00E13D98" w:rsidRPr="00E13D98">
              <w:rPr>
                <w:rFonts w:ascii="微软雅黑" w:hAnsi="微软雅黑" w:hint="eastAsia"/>
              </w:rPr>
              <w:t>1.5.4.1</w:t>
            </w:r>
            <w:r w:rsidR="00E13D98">
              <w:rPr>
                <w:rFonts w:ascii="微软雅黑" w:hAnsi="微软雅黑" w:hint="eastAsia"/>
              </w:rPr>
              <w:t>）</w:t>
            </w:r>
          </w:p>
        </w:tc>
      </w:tr>
      <w:tr w:rsidR="00FB1C50" w:rsidRPr="00CA6AC1" w14:paraId="1C6A6712" w14:textId="77777777" w:rsidTr="0006345E">
        <w:trPr>
          <w:trHeight w:val="330"/>
        </w:trPr>
        <w:tc>
          <w:tcPr>
            <w:tcW w:w="155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97A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公称直径DN</w:t>
            </w:r>
          </w:p>
        </w:tc>
        <w:tc>
          <w:tcPr>
            <w:tcW w:w="12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A689C7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给定的名义厚度</w:t>
            </w:r>
          </w:p>
        </w:tc>
        <w:tc>
          <w:tcPr>
            <w:tcW w:w="238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A48317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THA/THB封头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E9D813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EHA/EHB封头</w:t>
            </w:r>
          </w:p>
        </w:tc>
      </w:tr>
      <w:tr w:rsidR="00FB1C50" w:rsidRPr="00CA6AC1" w14:paraId="38128455" w14:textId="77777777" w:rsidTr="0006345E">
        <w:trPr>
          <w:trHeight w:val="330"/>
        </w:trPr>
        <w:tc>
          <w:tcPr>
            <w:tcW w:w="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0D11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≤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237F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&lt;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B06E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≤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014C10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&lt;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261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成形方法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6477C6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厚度减薄率%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C123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成形方法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5D2EA6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厚度减薄率%</w:t>
            </w:r>
          </w:p>
        </w:tc>
      </w:tr>
      <w:tr w:rsidR="00FB1C50" w:rsidRPr="00CA6AC1" w14:paraId="0D146A45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71D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B317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4FBA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56ADE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9486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3BBC6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7E0E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B3D140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</w:tr>
      <w:tr w:rsidR="00FB1C50" w:rsidRPr="00CA6AC1" w14:paraId="34110A59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929C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57B1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7062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1E3F2B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41E1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62511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E7E5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4D1509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3B7A66B2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6BF4B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5543F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D0F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7566C35C" w14:textId="5AA6B82D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197A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502FB6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3077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F3475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7BC790C5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2899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43D6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4FF2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CC2C9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77F0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8306DF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8128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BEA639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</w:tr>
      <w:tr w:rsidR="00FB1C50" w:rsidRPr="00CA6AC1" w14:paraId="5F968374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D279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3E01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3823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E7F16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5637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66DFD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7349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99891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11</w:t>
            </w:r>
          </w:p>
        </w:tc>
      </w:tr>
      <w:tr w:rsidR="00FB1C50" w:rsidRPr="00CA6AC1" w14:paraId="7789D865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F2D3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961E4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D4E7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C898A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167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E7AE9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2946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A4055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</w:tr>
      <w:tr w:rsidR="00FB1C50" w:rsidRPr="00CA6AC1" w14:paraId="008E8C0A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F8277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FF19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434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04851BC" w14:textId="48F476DB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45E7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587B1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A08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F95B5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</w:tr>
      <w:tr w:rsidR="00FB1C50" w:rsidRPr="00CA6AC1" w14:paraId="28F47F8B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EFD7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FF53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ED2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EDA537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051E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12A65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443E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2CD44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13</w:t>
            </w:r>
          </w:p>
        </w:tc>
      </w:tr>
      <w:tr w:rsidR="00FB1C50" w:rsidRPr="00CA6AC1" w14:paraId="08C0EE76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BE87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2260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A94D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CCDF6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2A64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1D2501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7F2D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50D57C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</w:tr>
      <w:tr w:rsidR="00FB1C50" w:rsidRPr="00CA6AC1" w14:paraId="5CDA882C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8EC6C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D6FB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E3CD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4FEB6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6A13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6389C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A80F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522A1D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</w:tr>
      <w:tr w:rsidR="00FB1C50" w:rsidRPr="00CA6AC1" w14:paraId="600E654A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6DA0C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E4F1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6983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6A4555" w14:textId="65808799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28F2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6A39E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D685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BD93F6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</w:tr>
      <w:tr w:rsidR="00FB1C50" w:rsidRPr="00CA6AC1" w14:paraId="565CAEC4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0AE8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91C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8D76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08D7EE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A1D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6D23A4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27DB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6E0A6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CA6AC1" w14:paraId="4344FCAA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6F5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4A26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831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7F3F9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8C12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D6E1E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4B0C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01FCBE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CA6AC1" w14:paraId="3DDDA5D1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DEDAF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29F0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9D47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1807C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F72D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415DDF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9B6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A87910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0910BDBF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0F93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73A3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20A2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AC877C" w14:textId="0EDEE2D5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6698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9C275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DAAF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B3A8D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11</w:t>
            </w:r>
          </w:p>
        </w:tc>
      </w:tr>
      <w:tr w:rsidR="00FB1C50" w:rsidRPr="00CA6AC1" w14:paraId="0CDF1E3C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BF8C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444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80E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5BF69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05B0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7FB57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06A7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E257B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</w:tr>
      <w:tr w:rsidR="00FB1C50" w:rsidRPr="00CA6AC1" w14:paraId="6F56E3BD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8B4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73ECB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0D25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C51BF8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5DC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27497C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F955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421C7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17</w:t>
            </w:r>
          </w:p>
        </w:tc>
      </w:tr>
      <w:tr w:rsidR="00FB1C50" w:rsidRPr="00CA6AC1" w14:paraId="73442191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BB1E2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1E6C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FB75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08DDC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8B2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BB3A81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537A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75CB3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</w:tr>
      <w:tr w:rsidR="00FB1C50" w:rsidRPr="00CA6AC1" w14:paraId="2E93FE42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B7A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A64CD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9CBD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4EAA63" w14:textId="17B0CE96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B6E5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BF5837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0F6A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C2FB4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11</w:t>
            </w:r>
          </w:p>
        </w:tc>
      </w:tr>
      <w:tr w:rsidR="00FB1C50" w:rsidRPr="00CA6AC1" w14:paraId="585B9F47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E02D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FDC4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3200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2787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5463E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9FD6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CBE3E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34D0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8DE777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</w:t>
            </w:r>
          </w:p>
        </w:tc>
      </w:tr>
      <w:tr w:rsidR="00FB1C50" w:rsidRPr="00CA6AC1" w14:paraId="12D84B75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A3EE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3B80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3629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39DA1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0E77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46CC02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3B49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03CF5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17</w:t>
            </w:r>
          </w:p>
        </w:tc>
      </w:tr>
      <w:tr w:rsidR="00FB1C50" w:rsidRPr="00CA6AC1" w14:paraId="41B31F5A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38F37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9DDEF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4196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C0513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9D83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E9B43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2845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8B842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477DDA1E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8E73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8195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F069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CDE54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143E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F806B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53FC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0C140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49AE9BDD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9C32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0833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564C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88988A" w14:textId="74F215B9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0A2F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89172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B08B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9944F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7</w:t>
            </w:r>
          </w:p>
        </w:tc>
      </w:tr>
      <w:tr w:rsidR="00FB1C50" w:rsidRPr="00CA6AC1" w14:paraId="5D8960AA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E3A7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3200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5A99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4200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E9B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CE9F63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8017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7DD9E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D1CF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2EC92AA" w14:textId="77777777" w:rsidR="00FB1C50" w:rsidRPr="00CA6AC1" w:rsidRDefault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</w:tr>
      <w:tr w:rsidR="00FB1C50" w:rsidRPr="00CA6AC1" w14:paraId="394FCCA6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369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4C8C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25CE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2376D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2FD4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0B91A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F1C5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50092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</w:tr>
      <w:tr w:rsidR="00FB1C50" w:rsidRPr="00CA6AC1" w14:paraId="45332EFD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AC9A1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10B6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BED2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E47007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9874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F7BBE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FA81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0F5B4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</w:tr>
      <w:tr w:rsidR="00FB1C50" w:rsidRPr="00CA6AC1" w14:paraId="61C51D60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69B7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A681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8600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D89108" w14:textId="0638541F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0CB5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5C627D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25AF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9867A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</w:tr>
      <w:tr w:rsidR="00FB1C50" w:rsidRPr="00CA6AC1" w14:paraId="2DD5A6BE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4DB4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4200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DA9E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C051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6B4AA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845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AFF23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CEDB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678FD9" w14:textId="77777777" w:rsidR="00FB1C50" w:rsidRPr="00CA6AC1" w:rsidRDefault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17</w:t>
            </w:r>
          </w:p>
        </w:tc>
      </w:tr>
      <w:tr w:rsidR="00FB1C50" w:rsidRPr="00CA6AC1" w14:paraId="009E2FD9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99E5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ED2FD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103D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CDE17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07F0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2725A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C9B9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4A99F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CA6AC1" w14:paraId="1F86366C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3CB2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6098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563A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CE20D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CFA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3A4692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C014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6FA0F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</w:t>
            </w:r>
          </w:p>
        </w:tc>
      </w:tr>
      <w:tr w:rsidR="00FB1C50" w:rsidRPr="00CA6AC1" w14:paraId="7B602578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2808F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D80C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F25F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914EC0" w14:textId="39FFCAC1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EE8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87A3FB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F9B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1D8C7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</w:tr>
      <w:tr w:rsidR="00FB1C50" w:rsidRPr="00CA6AC1" w14:paraId="2A78BF03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A6D19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1F5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71C7B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7C664A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CE2E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64A60D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2ABB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3181FC" w14:textId="77777777" w:rsidR="00FB1C50" w:rsidRPr="00CA6AC1" w:rsidRDefault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6CB51145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8F1B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07C7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E38A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8F627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0366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F32353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ED2D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0B319D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9</w:t>
            </w:r>
          </w:p>
        </w:tc>
      </w:tr>
      <w:tr w:rsidR="00FB1C50" w:rsidRPr="00CA6AC1" w14:paraId="085F2AE0" w14:textId="77777777" w:rsidTr="0006345E">
        <w:trPr>
          <w:trHeight w:val="330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477E7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8D23B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5D7E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B8BB25" w14:textId="25122F5F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04870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317F44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86AF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F5A0F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08C45474" w14:textId="77777777" w:rsidTr="0006345E">
        <w:trPr>
          <w:trHeight w:val="330"/>
        </w:trPr>
        <w:tc>
          <w:tcPr>
            <w:tcW w:w="6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5FC9576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8000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5FEB1A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208B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45456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29A1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3DDB95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DB1A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9353B4C" w14:textId="77777777" w:rsidR="00FB1C50" w:rsidRPr="00CA6AC1" w:rsidRDefault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</w:tr>
      <w:tr w:rsidR="00FB1C50" w:rsidRPr="00CA6AC1" w14:paraId="4A8096F0" w14:textId="77777777" w:rsidTr="0006345E">
        <w:trPr>
          <w:trHeight w:val="345"/>
        </w:trPr>
        <w:tc>
          <w:tcPr>
            <w:tcW w:w="6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E88FB9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DEA524" w14:textId="77777777" w:rsidR="00FB1C50" w:rsidRPr="00CA6AC1" w:rsidRDefault="00FB1C50" w:rsidP="00302C08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A723682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210BE" w14:textId="45B02082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668F1B7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0D9ECC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C91BD1E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110CE8" w14:textId="77777777" w:rsidR="00FB1C50" w:rsidRPr="00CA6AC1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7</w:t>
            </w:r>
          </w:p>
        </w:tc>
      </w:tr>
      <w:tr w:rsidR="00FB1C50" w:rsidRPr="00CA6AC1" w14:paraId="123E9452" w14:textId="77777777" w:rsidTr="0006345E">
        <w:trPr>
          <w:trHeight w:val="570"/>
        </w:trPr>
        <w:tc>
          <w:tcPr>
            <w:tcW w:w="764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81137AB" w14:textId="77777777" w:rsidR="00FB1C50" w:rsidRPr="00CA6AC1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CA6AC1">
              <w:rPr>
                <w:rFonts w:ascii="微软雅黑" w:hAnsi="微软雅黑" w:cs="Arial" w:hint="eastAsia"/>
                <w:kern w:val="0"/>
                <w:sz w:val="18"/>
                <w:szCs w:val="18"/>
              </w:rPr>
              <w:lastRenderedPageBreak/>
              <w:t>注：以上减薄率是依据投料的给定的名义厚度为基准进行核算的，具体使用时需考虑钢板实际厚度偏差的影响。</w:t>
            </w:r>
          </w:p>
        </w:tc>
      </w:tr>
    </w:tbl>
    <w:p w14:paraId="40ED3583" w14:textId="749A647D" w:rsidR="00CA6AC1" w:rsidRDefault="00CA6AC1" w:rsidP="002F7982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tbl>
      <w:tblPr>
        <w:tblW w:w="6054" w:type="dxa"/>
        <w:tblInd w:w="118" w:type="dxa"/>
        <w:tblLook w:val="04A0" w:firstRow="1" w:lastRow="0" w:firstColumn="1" w:lastColumn="0" w:noHBand="0" w:noVBand="1"/>
      </w:tblPr>
      <w:tblGrid>
        <w:gridCol w:w="802"/>
        <w:gridCol w:w="988"/>
        <w:gridCol w:w="645"/>
        <w:gridCol w:w="645"/>
        <w:gridCol w:w="1328"/>
        <w:gridCol w:w="1646"/>
      </w:tblGrid>
      <w:tr w:rsidR="00FB1C50" w:rsidRPr="00FB1C50" w14:paraId="389D48AA" w14:textId="77777777" w:rsidTr="00FB1C50">
        <w:trPr>
          <w:trHeight w:val="330"/>
        </w:trPr>
        <w:tc>
          <w:tcPr>
            <w:tcW w:w="6054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5BE8265" w14:textId="3B3010C1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color w:val="FF0000"/>
                <w:kern w:val="0"/>
                <w:sz w:val="18"/>
                <w:szCs w:val="18"/>
              </w:rPr>
              <w:t>HHA</w:t>
            </w: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封头成形厚度减薄率</w:t>
            </w:r>
            <w:r w:rsidR="00E13D98">
              <w:rPr>
                <w:rFonts w:ascii="微软雅黑" w:hAnsi="微软雅黑" w:hint="eastAsia"/>
              </w:rPr>
              <w:t>（id：</w:t>
            </w:r>
            <w:r w:rsidR="00E13D98" w:rsidRPr="00E13D98">
              <w:rPr>
                <w:rFonts w:ascii="微软雅黑" w:hAnsi="微软雅黑" w:hint="eastAsia"/>
              </w:rPr>
              <w:t>1.5.4.</w:t>
            </w:r>
            <w:r w:rsidR="00E13D98">
              <w:rPr>
                <w:rFonts w:ascii="微软雅黑" w:hAnsi="微软雅黑" w:hint="eastAsia"/>
              </w:rPr>
              <w:t>2）</w:t>
            </w:r>
          </w:p>
        </w:tc>
      </w:tr>
      <w:tr w:rsidR="00FB1C50" w:rsidRPr="00FB1C50" w14:paraId="44145003" w14:textId="77777777" w:rsidTr="00FB1C50">
        <w:trPr>
          <w:trHeight w:val="330"/>
        </w:trPr>
        <w:tc>
          <w:tcPr>
            <w:tcW w:w="179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71C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公称直径DN</w:t>
            </w:r>
          </w:p>
        </w:tc>
        <w:tc>
          <w:tcPr>
            <w:tcW w:w="12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EDF31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给定的名义厚度</w:t>
            </w:r>
          </w:p>
        </w:tc>
        <w:tc>
          <w:tcPr>
            <w:tcW w:w="13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4155D5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成形方法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2AA232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厚度减薄率</w:t>
            </w:r>
          </w:p>
        </w:tc>
      </w:tr>
      <w:tr w:rsidR="00FB1C50" w:rsidRPr="00FB1C50" w14:paraId="35B6EA80" w14:textId="77777777" w:rsidTr="00FB1C50">
        <w:trPr>
          <w:trHeight w:val="330"/>
        </w:trPr>
        <w:tc>
          <w:tcPr>
            <w:tcW w:w="8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54A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≤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B65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&lt;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7B9C5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≤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E85F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&lt;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55646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FA05A1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%</w:t>
            </w:r>
          </w:p>
        </w:tc>
      </w:tr>
      <w:tr w:rsidR="00FB1C50" w:rsidRPr="00FB1C50" w14:paraId="5902FD51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EF17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2838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D927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63F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7DB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5CCBC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523905D2" w14:textId="77777777" w:rsidTr="00FB1C50">
        <w:trPr>
          <w:trHeight w:val="99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ECB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1C54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91ED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CC5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A021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7EF4BB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04D9880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2EAA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826BE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331F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FF28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B268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913FE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6CBF15F4" w14:textId="77777777" w:rsidTr="00FB1C50">
        <w:trPr>
          <w:trHeight w:val="66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02B95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4DF1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FB87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AD2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2CD84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B3047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F0CD0D2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31D7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FD3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D076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23EA8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A820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C5A4B6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F6FB4A1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C68F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0D4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A3E0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A23A1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9AD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625BF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0B7553A5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1556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7D9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C67E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B4B0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B4A2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B798F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730C6B1A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68EB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E286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FA43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AEA48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70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7A0132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57E3349A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C8C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FF0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B00E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D1C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F89FF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DDD93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064B84F8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CA1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CB0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A0DF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17A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5CBC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A27DCB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462CAA51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D6D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D6A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8D6D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51A5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408B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0F7C9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0F6420BB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EB50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2971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B423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92C2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F8FA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7728C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1B62FF1D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4F8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73E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DABC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2A7E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7FB8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EA3579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312E72E9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C02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1A2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5E63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CBD18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F0CA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55085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5154BEE5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B250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8ED0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97A0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8A7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F2570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6FC1F9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386879C7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254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1800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E85E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3035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340E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E794D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00311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7D8A118C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9E2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6C3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A9EF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0692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EEE3C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A6514E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7E111F29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01D9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51A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C89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5116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9FC4D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110C4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57BE1B63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5758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E1C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687B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2940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5FB74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3C776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51A26ED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D84C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C6C2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3200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E49D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4B5E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3E444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D8F41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455D7D2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078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166B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E357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54D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3C02C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D0478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629B737E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566D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6E78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D9F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D43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02A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A6446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5CFBE39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9294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5E2A0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3EA1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780A1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E78A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9470D2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69B9F431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67A0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3393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46F0E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5789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F8F6D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FCDEAE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69AA3416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9DCD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3200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9B9D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4200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B142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09B45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17904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BC44D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30ACD60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288D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8D07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41D48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447E5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6F5E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83A2D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3C96C534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A95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B47D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14A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EEA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8C3F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CD32DF4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64168882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346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E5AEF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359A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3BC9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744E0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2A128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1E42BA97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FC28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4200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6DD6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BE3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13E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2AA4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BA61B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7E9F3C7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ECEE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112D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18CFE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C09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BBABF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58135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053DB612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DB9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A99A2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AAE6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D2B9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E5198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冷旋压法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83CF2D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28CA6B3F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E8358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804A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36F0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61DD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1FA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热冲压法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D8EC28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15</w:t>
            </w:r>
          </w:p>
        </w:tc>
      </w:tr>
      <w:tr w:rsidR="00FB1C50" w:rsidRPr="00FB1C50" w14:paraId="68E7E987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1296C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6000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F16C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8FA80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EDB2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24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AABD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FFC2FB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0</w:t>
            </w:r>
          </w:p>
        </w:tc>
      </w:tr>
      <w:tr w:rsidR="00FB1C50" w:rsidRPr="00FB1C50" w14:paraId="2F384097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D1C9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ADB85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44C71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24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55DB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85CEA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A516263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0</w:t>
            </w:r>
          </w:p>
        </w:tc>
      </w:tr>
      <w:tr w:rsidR="00FB1C50" w:rsidRPr="00FB1C50" w14:paraId="6CCCB7C3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A56B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0B511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F13AF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2F77E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D6B3A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574A5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0</w:t>
            </w:r>
          </w:p>
        </w:tc>
      </w:tr>
      <w:tr w:rsidR="00FB1C50" w:rsidRPr="00FB1C50" w14:paraId="5F9C0F26" w14:textId="77777777" w:rsidTr="00FB1C50">
        <w:trPr>
          <w:trHeight w:val="330"/>
        </w:trPr>
        <w:tc>
          <w:tcPr>
            <w:tcW w:w="80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295D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8000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B6FC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10000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C5692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161A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6AEF8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8363E5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0</w:t>
            </w:r>
          </w:p>
        </w:tc>
      </w:tr>
      <w:tr w:rsidR="00FB1C50" w:rsidRPr="00FB1C50" w14:paraId="3A3C4354" w14:textId="77777777" w:rsidTr="00FB1C50">
        <w:trPr>
          <w:trHeight w:val="330"/>
        </w:trPr>
        <w:tc>
          <w:tcPr>
            <w:tcW w:w="80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F2C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2F0B6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32A9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30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959BD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4B62C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分割法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ADA267" w14:textId="77777777" w:rsidR="00FB1C50" w:rsidRPr="00FB1C50" w:rsidRDefault="00FB1C50" w:rsidP="00FB1C50">
            <w:pPr>
              <w:widowControl/>
              <w:jc w:val="center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0</w:t>
            </w:r>
          </w:p>
        </w:tc>
      </w:tr>
      <w:tr w:rsidR="00FB1C50" w:rsidRPr="00FB1C50" w14:paraId="6B0AFEE5" w14:textId="77777777" w:rsidTr="00FB1C50">
        <w:trPr>
          <w:trHeight w:val="570"/>
        </w:trPr>
        <w:tc>
          <w:tcPr>
            <w:tcW w:w="605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EFB54C" w14:textId="77777777" w:rsidR="00FB1C50" w:rsidRPr="00FB1C50" w:rsidRDefault="00FB1C50" w:rsidP="00FB1C50">
            <w:pPr>
              <w:widowControl/>
              <w:jc w:val="left"/>
              <w:rPr>
                <w:rFonts w:ascii="微软雅黑" w:hAnsi="微软雅黑" w:cs="Arial" w:hint="eastAsia"/>
                <w:kern w:val="0"/>
                <w:sz w:val="18"/>
                <w:szCs w:val="18"/>
              </w:rPr>
            </w:pPr>
            <w:r w:rsidRPr="00FB1C50">
              <w:rPr>
                <w:rFonts w:ascii="微软雅黑" w:hAnsi="微软雅黑" w:cs="Arial" w:hint="eastAsia"/>
                <w:kern w:val="0"/>
                <w:sz w:val="18"/>
                <w:szCs w:val="18"/>
              </w:rPr>
              <w:t>注：以上减薄率是依据投料的给定的名义厚度为基准进行核算的，具体使用时需考虑钢板实际厚度偏差的影响。</w:t>
            </w:r>
          </w:p>
        </w:tc>
      </w:tr>
    </w:tbl>
    <w:p w14:paraId="620E16A7" w14:textId="77777777" w:rsidR="00FB1C50" w:rsidRPr="00FB1C50" w:rsidRDefault="00FB1C50" w:rsidP="002F7982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p w14:paraId="7A13B26A" w14:textId="77777777" w:rsidR="00391F03" w:rsidRDefault="002F7982" w:rsidP="002F7982">
      <w:pPr>
        <w:ind w:firstLineChars="200" w:firstLine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</w:t>
      </w:r>
    </w:p>
    <w:p w14:paraId="4056785D" w14:textId="15D5A763" w:rsidR="002F7982" w:rsidRPr="00302C08" w:rsidRDefault="002F7982" w:rsidP="00302C08">
      <w:pPr>
        <w:pStyle w:val="a0"/>
        <w:numPr>
          <w:ilvl w:val="0"/>
          <w:numId w:val="39"/>
        </w:numPr>
        <w:ind w:firstLineChars="0"/>
        <w:rPr>
          <w:rFonts w:ascii="微软雅黑" w:hAnsi="微软雅黑" w:hint="eastAsia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sz w:val="18"/>
          <w:szCs w:val="20"/>
          <w:highlight w:val="yellow"/>
        </w:rPr>
        <w:t>填写限制，除</w:t>
      </w:r>
      <w:r w:rsidRPr="00302C08">
        <w:rPr>
          <w:rFonts w:ascii="微软雅黑" w:hAnsi="微软雅黑"/>
          <w:sz w:val="18"/>
          <w:szCs w:val="20"/>
          <w:highlight w:val="yellow"/>
        </w:rPr>
        <w:t>HHA</w:t>
      </w:r>
      <w:r w:rsidRPr="00302C08">
        <w:rPr>
          <w:rFonts w:ascii="微软雅黑" w:hAnsi="微软雅黑" w:hint="eastAsia"/>
          <w:sz w:val="18"/>
          <w:szCs w:val="20"/>
          <w:highlight w:val="yellow"/>
        </w:rPr>
        <w:t>，不得小于现有值，</w:t>
      </w:r>
      <w:r w:rsidRPr="00302C08">
        <w:rPr>
          <w:rFonts w:ascii="微软雅黑" w:hAnsi="微软雅黑"/>
          <w:sz w:val="18"/>
          <w:szCs w:val="20"/>
          <w:highlight w:val="yellow"/>
        </w:rPr>
        <w:t>HHA</w:t>
      </w:r>
      <w:r w:rsidRPr="00302C08">
        <w:rPr>
          <w:rFonts w:ascii="微软雅黑" w:hAnsi="微软雅黑" w:hint="eastAsia"/>
          <w:sz w:val="18"/>
          <w:szCs w:val="20"/>
          <w:highlight w:val="yellow"/>
        </w:rPr>
        <w:t>应为大于等于</w:t>
      </w:r>
      <w:r w:rsidRPr="00302C08">
        <w:rPr>
          <w:rFonts w:ascii="微软雅黑" w:hAnsi="微软雅黑"/>
          <w:sz w:val="18"/>
          <w:szCs w:val="20"/>
          <w:highlight w:val="yellow"/>
        </w:rPr>
        <w:t>0</w:t>
      </w:r>
      <w:r w:rsidRPr="00302C08">
        <w:rPr>
          <w:rFonts w:ascii="微软雅黑" w:hAnsi="微软雅黑" w:hint="eastAsia"/>
          <w:sz w:val="18"/>
          <w:szCs w:val="20"/>
          <w:highlight w:val="yellow"/>
        </w:rPr>
        <w:t>的值。</w:t>
      </w:r>
    </w:p>
    <w:p w14:paraId="6050B1CA" w14:textId="649D603D" w:rsidR="00391F03" w:rsidRPr="00302C08" w:rsidRDefault="00391F03" w:rsidP="00391F03">
      <w:pPr>
        <w:pStyle w:val="a0"/>
        <w:numPr>
          <w:ilvl w:val="0"/>
          <w:numId w:val="39"/>
        </w:numPr>
        <w:ind w:firstLineChars="0"/>
        <w:rPr>
          <w:rFonts w:ascii="微软雅黑" w:hAnsi="微软雅黑" w:hint="eastAsia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sz w:val="18"/>
          <w:szCs w:val="20"/>
          <w:highlight w:val="yellow"/>
        </w:rPr>
        <w:t>表内数据全部为用户可调，包括行数</w:t>
      </w:r>
      <w:r w:rsidR="00F446DE" w:rsidRPr="00302C08">
        <w:rPr>
          <w:rFonts w:ascii="微软雅黑" w:hAnsi="微软雅黑" w:hint="eastAsia"/>
          <w:sz w:val="18"/>
          <w:szCs w:val="20"/>
          <w:highlight w:val="yellow"/>
        </w:rPr>
        <w:t>。</w:t>
      </w:r>
    </w:p>
    <w:p w14:paraId="12C1816E" w14:textId="34C3517B" w:rsidR="00391F03" w:rsidRPr="00302C08" w:rsidRDefault="00391F03" w:rsidP="00391F03">
      <w:pPr>
        <w:pStyle w:val="a0"/>
        <w:numPr>
          <w:ilvl w:val="0"/>
          <w:numId w:val="39"/>
        </w:numPr>
        <w:ind w:firstLineChars="0"/>
        <w:rPr>
          <w:rFonts w:ascii="微软雅黑" w:hAnsi="微软雅黑" w:hint="eastAsia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sz w:val="18"/>
          <w:szCs w:val="20"/>
          <w:highlight w:val="yellow"/>
        </w:rPr>
        <w:t>每个公称直径对应的最后一行</w:t>
      </w:r>
      <w:r w:rsidRPr="00302C08">
        <w:rPr>
          <w:rFonts w:ascii="微软雅黑" w:hAnsi="微软雅黑"/>
          <w:sz w:val="18"/>
          <w:szCs w:val="20"/>
          <w:highlight w:val="yellow"/>
        </w:rPr>
        <w:t>(最大厚度所在行)的厚度上限默认值均为300，当用户缩小此值时，提示信息：集成设计中，当设计所需的名义厚度超出此规格厚度时自动改变指定的封</w:t>
      </w:r>
      <w:proofErr w:type="gramStart"/>
      <w:r w:rsidRPr="00302C08">
        <w:rPr>
          <w:rFonts w:ascii="微软雅黑" w:hAnsi="微软雅黑"/>
          <w:sz w:val="18"/>
          <w:szCs w:val="20"/>
          <w:highlight w:val="yellow"/>
        </w:rPr>
        <w:t>头类型</w:t>
      </w:r>
      <w:proofErr w:type="gramEnd"/>
      <w:r w:rsidRPr="00302C08">
        <w:rPr>
          <w:rFonts w:ascii="微软雅黑" w:hAnsi="微软雅黑"/>
          <w:sz w:val="18"/>
          <w:szCs w:val="20"/>
          <w:highlight w:val="yellow"/>
        </w:rPr>
        <w:t>为其他可用厚度的封头类型</w:t>
      </w:r>
      <w:r w:rsidR="00F446DE" w:rsidRPr="00302C08">
        <w:rPr>
          <w:rFonts w:ascii="微软雅黑" w:hAnsi="微软雅黑" w:hint="eastAsia"/>
          <w:sz w:val="18"/>
          <w:szCs w:val="20"/>
          <w:highlight w:val="yellow"/>
        </w:rPr>
        <w:t>。</w:t>
      </w:r>
    </w:p>
    <w:p w14:paraId="248F13C8" w14:textId="053BDD03" w:rsidR="00391F03" w:rsidRPr="00302C08" w:rsidRDefault="00F446DE" w:rsidP="00391F03">
      <w:pPr>
        <w:pStyle w:val="a0"/>
        <w:numPr>
          <w:ilvl w:val="0"/>
          <w:numId w:val="39"/>
        </w:numPr>
        <w:ind w:firstLineChars="0"/>
        <w:rPr>
          <w:rFonts w:ascii="微软雅黑" w:hAnsi="微软雅黑" w:hint="eastAsia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sz w:val="18"/>
          <w:szCs w:val="20"/>
          <w:highlight w:val="yellow"/>
        </w:rPr>
        <w:t>至少有一个封</w:t>
      </w:r>
      <w:proofErr w:type="gramStart"/>
      <w:r w:rsidRPr="00302C08">
        <w:rPr>
          <w:rFonts w:ascii="微软雅黑" w:hAnsi="微软雅黑" w:hint="eastAsia"/>
          <w:sz w:val="18"/>
          <w:szCs w:val="20"/>
          <w:highlight w:val="yellow"/>
        </w:rPr>
        <w:t>头类型</w:t>
      </w:r>
      <w:proofErr w:type="gramEnd"/>
      <w:r w:rsidRPr="00302C08">
        <w:rPr>
          <w:rFonts w:ascii="微软雅黑" w:hAnsi="微软雅黑" w:hint="eastAsia"/>
          <w:sz w:val="18"/>
          <w:szCs w:val="20"/>
          <w:highlight w:val="yellow"/>
        </w:rPr>
        <w:t>保留</w:t>
      </w:r>
      <w:r w:rsidR="00391F03" w:rsidRPr="00302C08">
        <w:rPr>
          <w:rFonts w:ascii="微软雅黑" w:hAnsi="微软雅黑" w:hint="eastAsia"/>
          <w:sz w:val="18"/>
          <w:szCs w:val="20"/>
          <w:highlight w:val="yellow"/>
        </w:rPr>
        <w:t>第</w:t>
      </w:r>
      <w:r w:rsidRPr="00302C08">
        <w:rPr>
          <w:rFonts w:ascii="微软雅黑" w:hAnsi="微软雅黑"/>
          <w:sz w:val="18"/>
          <w:szCs w:val="20"/>
          <w:highlight w:val="yellow"/>
        </w:rPr>
        <w:t>3</w:t>
      </w:r>
      <w:r w:rsidR="00391F03" w:rsidRPr="00302C08">
        <w:rPr>
          <w:rFonts w:ascii="微软雅黑" w:hAnsi="微软雅黑" w:hint="eastAsia"/>
          <w:sz w:val="18"/>
          <w:szCs w:val="20"/>
          <w:highlight w:val="yellow"/>
        </w:rPr>
        <w:t>条中的</w:t>
      </w:r>
      <w:r w:rsidRPr="00302C08">
        <w:rPr>
          <w:rFonts w:ascii="微软雅黑" w:hAnsi="微软雅黑" w:hint="eastAsia"/>
          <w:sz w:val="18"/>
          <w:szCs w:val="20"/>
          <w:highlight w:val="yellow"/>
        </w:rPr>
        <w:t>厚度上限</w:t>
      </w:r>
      <w:r w:rsidR="00391F03" w:rsidRPr="00302C08">
        <w:rPr>
          <w:rFonts w:ascii="微软雅黑" w:hAnsi="微软雅黑" w:hint="eastAsia"/>
          <w:sz w:val="18"/>
          <w:szCs w:val="20"/>
          <w:highlight w:val="yellow"/>
        </w:rPr>
        <w:t>值</w:t>
      </w:r>
      <w:r w:rsidRPr="00302C08">
        <w:rPr>
          <w:rFonts w:ascii="微软雅黑" w:hAnsi="微软雅黑"/>
          <w:sz w:val="18"/>
          <w:szCs w:val="20"/>
          <w:highlight w:val="yellow"/>
        </w:rPr>
        <w:t>300</w:t>
      </w:r>
      <w:r w:rsidR="00391F03" w:rsidRPr="00302C08">
        <w:rPr>
          <w:rFonts w:ascii="微软雅黑" w:hAnsi="微软雅黑" w:hint="eastAsia"/>
          <w:sz w:val="18"/>
          <w:szCs w:val="20"/>
          <w:highlight w:val="yellow"/>
        </w:rPr>
        <w:t>不得改变</w:t>
      </w:r>
      <w:r w:rsidRPr="00302C08">
        <w:rPr>
          <w:rFonts w:ascii="微软雅黑" w:hAnsi="微软雅黑" w:hint="eastAsia"/>
          <w:sz w:val="18"/>
          <w:szCs w:val="20"/>
          <w:highlight w:val="yellow"/>
        </w:rPr>
        <w:t>。</w:t>
      </w:r>
    </w:p>
    <w:p w14:paraId="43616989" w14:textId="11226149" w:rsidR="00391F03" w:rsidRDefault="00391F03">
      <w:pPr>
        <w:pStyle w:val="a0"/>
        <w:numPr>
          <w:ilvl w:val="0"/>
          <w:numId w:val="39"/>
        </w:numPr>
        <w:ind w:firstLineChars="0"/>
        <w:rPr>
          <w:rFonts w:ascii="微软雅黑" w:hAnsi="微软雅黑" w:hint="eastAsia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sz w:val="18"/>
          <w:szCs w:val="20"/>
          <w:highlight w:val="yellow"/>
        </w:rPr>
        <w:t>成形方法有：冷冲压法、热冲压法、冷旋压法、热旋压法、分割法。每个类型的公称直径和厚度范围内只能</w:t>
      </w:r>
      <w:r w:rsidRPr="00302C08">
        <w:rPr>
          <w:rFonts w:ascii="微软雅黑" w:hAnsi="微软雅黑"/>
          <w:sz w:val="18"/>
          <w:szCs w:val="20"/>
          <w:highlight w:val="yellow"/>
        </w:rPr>
        <w:t>5选1对应1种成形方法</w:t>
      </w:r>
      <w:r w:rsidR="00F446DE" w:rsidRPr="00302C08">
        <w:rPr>
          <w:rFonts w:ascii="微软雅黑" w:hAnsi="微软雅黑" w:hint="eastAsia"/>
          <w:sz w:val="18"/>
          <w:szCs w:val="20"/>
          <w:highlight w:val="yellow"/>
        </w:rPr>
        <w:t>。</w:t>
      </w:r>
    </w:p>
    <w:p w14:paraId="0EBBB708" w14:textId="411B3857" w:rsidR="00D4700A" w:rsidRPr="00302C08" w:rsidRDefault="00D4700A" w:rsidP="00302C08">
      <w:pPr>
        <w:pStyle w:val="a0"/>
        <w:numPr>
          <w:ilvl w:val="0"/>
          <w:numId w:val="39"/>
        </w:numPr>
        <w:ind w:firstLineChars="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球冠形封头（代号S</w:t>
      </w:r>
      <w:r>
        <w:rPr>
          <w:rFonts w:ascii="微软雅黑" w:hAnsi="微软雅黑"/>
          <w:sz w:val="18"/>
          <w:szCs w:val="20"/>
        </w:rPr>
        <w:t>DH）</w:t>
      </w:r>
      <w:r w:rsidRPr="00FB1C50">
        <w:rPr>
          <w:rFonts w:ascii="微软雅黑" w:hAnsi="微软雅黑" w:cs="Arial" w:hint="eastAsia"/>
          <w:kern w:val="0"/>
          <w:sz w:val="18"/>
          <w:szCs w:val="18"/>
        </w:rPr>
        <w:t>厚度减薄率</w:t>
      </w:r>
      <w:r>
        <w:rPr>
          <w:rFonts w:ascii="微软雅黑" w:hAnsi="微软雅黑" w:cs="Arial" w:hint="eastAsia"/>
          <w:kern w:val="0"/>
          <w:sz w:val="18"/>
          <w:szCs w:val="18"/>
        </w:rPr>
        <w:t>同</w:t>
      </w:r>
      <w:r w:rsidRPr="00FB1C50">
        <w:rPr>
          <w:rFonts w:ascii="微软雅黑" w:hAnsi="微软雅黑" w:cs="Arial" w:hint="eastAsia"/>
          <w:color w:val="FF0000"/>
          <w:kern w:val="0"/>
          <w:sz w:val="18"/>
          <w:szCs w:val="18"/>
        </w:rPr>
        <w:t>HHA</w:t>
      </w:r>
      <w:r w:rsidRPr="00FB1C50">
        <w:rPr>
          <w:rFonts w:ascii="微软雅黑" w:hAnsi="微软雅黑" w:cs="Arial" w:hint="eastAsia"/>
          <w:kern w:val="0"/>
          <w:sz w:val="18"/>
          <w:szCs w:val="18"/>
        </w:rPr>
        <w:t>封头</w:t>
      </w:r>
      <w:r>
        <w:rPr>
          <w:rFonts w:ascii="微软雅黑" w:hAnsi="微软雅黑" w:cs="Arial" w:hint="eastAsia"/>
          <w:kern w:val="0"/>
          <w:sz w:val="18"/>
          <w:szCs w:val="18"/>
        </w:rPr>
        <w:t>。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（生成日期20250820）(1.5.4.2.1)</w:t>
      </w:r>
    </w:p>
    <w:p w14:paraId="50544D65" w14:textId="516595B5" w:rsidR="00867FD0" w:rsidRDefault="00867FD0" w:rsidP="00867FD0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根据输入文件中“容器公称直径”和“元件材料型式表”中的“封头型式”条件选中一组参数（</w:t>
      </w:r>
      <w:r w:rsidR="00AA26B6">
        <w:rPr>
          <w:rFonts w:ascii="微软雅黑" w:hAnsi="微软雅黑" w:hint="eastAsia"/>
          <w:color w:val="4472C4" w:themeColor="accent1"/>
          <w:sz w:val="18"/>
          <w:szCs w:val="20"/>
        </w:rPr>
        <w:t>如表所示正交法获取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，如D</w:t>
      </w:r>
      <w:r>
        <w:rPr>
          <w:rFonts w:ascii="微软雅黑" w:hAnsi="微软雅黑"/>
          <w:color w:val="4472C4" w:themeColor="accent1"/>
          <w:sz w:val="18"/>
          <w:szCs w:val="20"/>
        </w:rPr>
        <w:t>N=1600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，封头型式E</w:t>
      </w:r>
      <w:r>
        <w:rPr>
          <w:rFonts w:ascii="微软雅黑" w:hAnsi="微软雅黑"/>
          <w:color w:val="4472C4" w:themeColor="accent1"/>
          <w:sz w:val="18"/>
          <w:szCs w:val="20"/>
        </w:rPr>
        <w:t>HA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）输出至设计计算程序。</w:t>
      </w:r>
    </w:p>
    <w:p w14:paraId="606A1603" w14:textId="77777777" w:rsidR="00220572" w:rsidRDefault="00220572" w:rsidP="00220572">
      <w:pPr>
        <w:pStyle w:val="4"/>
        <w:numPr>
          <w:ilvl w:val="0"/>
          <w:numId w:val="9"/>
        </w:numPr>
        <w:rPr>
          <w:rFonts w:ascii="微软雅黑" w:hAnsi="微软雅黑" w:hint="eastAsia"/>
        </w:rPr>
      </w:pPr>
      <w:r w:rsidRPr="00F406E7">
        <w:rPr>
          <w:rFonts w:ascii="微软雅黑" w:hAnsi="微软雅黑" w:hint="eastAsia"/>
        </w:rPr>
        <w:t>封头</w:t>
      </w:r>
      <w:r>
        <w:rPr>
          <w:rFonts w:ascii="微软雅黑" w:hAnsi="微软雅黑" w:hint="eastAsia"/>
        </w:rPr>
        <w:t>拼接：</w:t>
      </w:r>
    </w:p>
    <w:p w14:paraId="412D2502" w14:textId="57915177" w:rsidR="00220572" w:rsidRDefault="00A95BB0" w:rsidP="00220572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220572" w:rsidRPr="00220572">
        <w:rPr>
          <w:rFonts w:ascii="微软雅黑" w:hAnsi="微软雅黑" w:hint="eastAsia"/>
          <w:sz w:val="18"/>
          <w:szCs w:val="20"/>
        </w:rPr>
        <w:t>当公称直径</w:t>
      </w:r>
      <w:r w:rsidR="00220572" w:rsidRPr="00220572">
        <w:rPr>
          <w:rFonts w:ascii="微软雅黑" w:hAnsi="微软雅黑"/>
          <w:sz w:val="18"/>
          <w:szCs w:val="20"/>
        </w:rPr>
        <w:t>DN</w:t>
      </w:r>
      <w:r w:rsidR="00220572">
        <w:rPr>
          <w:rFonts w:ascii="微软雅黑" w:hAnsi="微软雅黑" w:hint="eastAsia"/>
          <w:sz w:val="18"/>
          <w:szCs w:val="20"/>
        </w:rPr>
        <w:t>&gt;</w:t>
      </w:r>
      <w:r w:rsidR="00220572" w:rsidRPr="00220572">
        <w:rPr>
          <w:rFonts w:ascii="微软雅黑" w:hAnsi="微软雅黑"/>
          <w:b/>
          <w:bCs/>
          <w:color w:val="FF0000"/>
          <w:sz w:val="18"/>
          <w:szCs w:val="20"/>
        </w:rPr>
        <w:t>2</w:t>
      </w:r>
      <w:r w:rsidR="00220572">
        <w:rPr>
          <w:rFonts w:ascii="微软雅黑" w:hAnsi="微软雅黑"/>
          <w:b/>
          <w:bCs/>
          <w:color w:val="FF0000"/>
          <w:sz w:val="18"/>
          <w:szCs w:val="20"/>
        </w:rPr>
        <w:t>2</w:t>
      </w:r>
      <w:r w:rsidR="00220572" w:rsidRPr="00220572">
        <w:rPr>
          <w:rFonts w:ascii="微软雅黑" w:hAnsi="微软雅黑"/>
          <w:b/>
          <w:bCs/>
          <w:color w:val="FF0000"/>
          <w:sz w:val="18"/>
          <w:szCs w:val="20"/>
        </w:rPr>
        <w:t>00</w:t>
      </w:r>
      <w:r w:rsidR="00220572" w:rsidRPr="00220572">
        <w:rPr>
          <w:rFonts w:ascii="微软雅黑" w:hAnsi="微软雅黑"/>
          <w:sz w:val="18"/>
          <w:szCs w:val="20"/>
        </w:rPr>
        <w:t>mm</w:t>
      </w:r>
      <w:r w:rsidR="00220572" w:rsidRPr="00220572">
        <w:rPr>
          <w:rFonts w:ascii="微软雅黑" w:hAnsi="微软雅黑" w:hint="eastAsia"/>
          <w:sz w:val="18"/>
          <w:szCs w:val="20"/>
        </w:rPr>
        <w:t>时，</w:t>
      </w:r>
      <w:r w:rsidR="00220572">
        <w:rPr>
          <w:rFonts w:ascii="微软雅黑" w:hAnsi="微软雅黑" w:hint="eastAsia"/>
          <w:sz w:val="18"/>
          <w:szCs w:val="20"/>
        </w:rPr>
        <w:t>采用</w:t>
      </w:r>
      <w:r w:rsidR="00220572" w:rsidRPr="00220572">
        <w:rPr>
          <w:rFonts w:ascii="微软雅黑" w:hAnsi="微软雅黑" w:hint="eastAsia"/>
          <w:sz w:val="18"/>
          <w:szCs w:val="20"/>
        </w:rPr>
        <w:t>拼</w:t>
      </w:r>
      <w:r w:rsidR="00220572">
        <w:rPr>
          <w:rFonts w:ascii="微软雅黑" w:hAnsi="微软雅黑" w:hint="eastAsia"/>
          <w:sz w:val="18"/>
          <w:szCs w:val="20"/>
        </w:rPr>
        <w:t>（板）</w:t>
      </w:r>
      <w:r w:rsidR="00220572" w:rsidRPr="00220572">
        <w:rPr>
          <w:rFonts w:ascii="微软雅黑" w:hAnsi="微软雅黑" w:hint="eastAsia"/>
          <w:sz w:val="18"/>
          <w:szCs w:val="20"/>
        </w:rPr>
        <w:t>接</w:t>
      </w:r>
      <w:r w:rsidR="00220572">
        <w:rPr>
          <w:rFonts w:ascii="微软雅黑" w:hAnsi="微软雅黑" w:hint="eastAsia"/>
          <w:sz w:val="18"/>
          <w:szCs w:val="20"/>
        </w:rPr>
        <w:t xml:space="preserve">封头。 </w:t>
      </w:r>
      <w:r w:rsidR="00220572">
        <w:rPr>
          <w:rFonts w:ascii="微软雅黑" w:hAnsi="微软雅黑"/>
          <w:sz w:val="18"/>
          <w:szCs w:val="20"/>
        </w:rPr>
        <w:t xml:space="preserve">  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1.5.5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1.5.5.1</w:t>
      </w:r>
      <w:r w:rsidR="00E13D98">
        <w:rPr>
          <w:rFonts w:ascii="微软雅黑" w:hAnsi="微软雅黑" w:hint="eastAsia"/>
        </w:rPr>
        <w:t>）</w:t>
      </w:r>
      <w:r w:rsidR="00220572"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 w:rsidR="00220572">
        <w:rPr>
          <w:rFonts w:ascii="微软雅黑" w:hAnsi="微软雅黑"/>
          <w:color w:val="4472C4" w:themeColor="accent1"/>
          <w:sz w:val="18"/>
          <w:szCs w:val="20"/>
        </w:rPr>
        <w:t>0241020</w:t>
      </w:r>
      <w:r w:rsidR="00220572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5FE2B580" w14:textId="77777777" w:rsidR="00D463C0" w:rsidRPr="00220572" w:rsidRDefault="00D463C0" w:rsidP="00220572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p w14:paraId="5C44A505" w14:textId="68CAD5D6" w:rsidR="004A3568" w:rsidRPr="00302C08" w:rsidRDefault="004A3568" w:rsidP="004A3568">
      <w:pPr>
        <w:pStyle w:val="3"/>
        <w:numPr>
          <w:ilvl w:val="0"/>
          <w:numId w:val="2"/>
        </w:numPr>
        <w:rPr>
          <w:rFonts w:ascii="微软雅黑" w:hAnsi="微软雅黑" w:hint="eastAsia"/>
          <w:highlight w:val="yellow"/>
        </w:rPr>
      </w:pPr>
      <w:r w:rsidRPr="00302C08">
        <w:rPr>
          <w:rFonts w:ascii="微软雅黑" w:hAnsi="微软雅黑" w:hint="eastAsia"/>
          <w:highlight w:val="yellow"/>
        </w:rPr>
        <w:t>材料负偏差</w:t>
      </w:r>
      <w:r w:rsidR="001F6D7B" w:rsidRPr="00302C08">
        <w:rPr>
          <w:rFonts w:ascii="微软雅黑" w:hAnsi="微软雅黑" w:hint="eastAsia"/>
          <w:sz w:val="18"/>
          <w:szCs w:val="18"/>
          <w:highlight w:val="yellow"/>
        </w:rPr>
        <w:t>（</w:t>
      </w:r>
      <w:r w:rsidR="001F6D7B" w:rsidRPr="00302C08">
        <w:rPr>
          <w:rFonts w:ascii="微软雅黑" w:hAnsi="微软雅黑"/>
          <w:sz w:val="18"/>
          <w:szCs w:val="18"/>
          <w:highlight w:val="yellow"/>
        </w:rPr>
        <w:t>2024年10月25日修订）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1.6</w:t>
      </w:r>
      <w:r w:rsidR="00E13D98">
        <w:rPr>
          <w:rFonts w:ascii="微软雅黑" w:hAnsi="微软雅黑" w:hint="eastAsia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7"/>
        <w:gridCol w:w="1978"/>
        <w:gridCol w:w="2107"/>
        <w:gridCol w:w="1849"/>
        <w:gridCol w:w="1978"/>
      </w:tblGrid>
      <w:tr w:rsidR="00233BAA" w:rsidRPr="003C6065" w14:paraId="40742E4B" w14:textId="77777777" w:rsidTr="00302C08">
        <w:tc>
          <w:tcPr>
            <w:tcW w:w="1977" w:type="dxa"/>
          </w:tcPr>
          <w:p w14:paraId="507B8CFA" w14:textId="77777777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  <w:t>碳钢板材</w:t>
            </w: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mm</w:t>
            </w:r>
          </w:p>
        </w:tc>
        <w:tc>
          <w:tcPr>
            <w:tcW w:w="1978" w:type="dxa"/>
          </w:tcPr>
          <w:p w14:paraId="2EDC3CB2" w14:textId="77777777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  <w:t>不锈钢板材</w:t>
            </w: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mm</w:t>
            </w:r>
          </w:p>
        </w:tc>
        <w:tc>
          <w:tcPr>
            <w:tcW w:w="2107" w:type="dxa"/>
          </w:tcPr>
          <w:p w14:paraId="34F4BA4C" w14:textId="6A4E33FB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  <w:t>复合钢板（基材）</w:t>
            </w: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mm</w:t>
            </w:r>
          </w:p>
        </w:tc>
        <w:tc>
          <w:tcPr>
            <w:tcW w:w="1849" w:type="dxa"/>
          </w:tcPr>
          <w:p w14:paraId="52114564" w14:textId="38D09519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  <w:t>碳钢钢管</w:t>
            </w: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%</w:t>
            </w:r>
          </w:p>
        </w:tc>
        <w:tc>
          <w:tcPr>
            <w:tcW w:w="1978" w:type="dxa"/>
          </w:tcPr>
          <w:p w14:paraId="7B9FE72A" w14:textId="77777777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  <w:t>不锈钢钢管</w:t>
            </w: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%</w:t>
            </w:r>
          </w:p>
        </w:tc>
      </w:tr>
      <w:tr w:rsidR="00233BAA" w14:paraId="14DC3A30" w14:textId="77777777" w:rsidTr="00302C08">
        <w:tc>
          <w:tcPr>
            <w:tcW w:w="1977" w:type="dxa"/>
          </w:tcPr>
          <w:p w14:paraId="4420CCC9" w14:textId="77777777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0.3</w:t>
            </w:r>
          </w:p>
        </w:tc>
        <w:tc>
          <w:tcPr>
            <w:tcW w:w="1978" w:type="dxa"/>
          </w:tcPr>
          <w:p w14:paraId="395D172F" w14:textId="1C4F910C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0.3</w:t>
            </w:r>
          </w:p>
        </w:tc>
        <w:tc>
          <w:tcPr>
            <w:tcW w:w="2107" w:type="dxa"/>
          </w:tcPr>
          <w:p w14:paraId="11B1D4A1" w14:textId="76BDCC29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0.8</w:t>
            </w:r>
          </w:p>
        </w:tc>
        <w:tc>
          <w:tcPr>
            <w:tcW w:w="1849" w:type="dxa"/>
          </w:tcPr>
          <w:p w14:paraId="434F2996" w14:textId="2B9BC3C3" w:rsidR="00233BAA" w:rsidRPr="00302C08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  <w:highlight w:val="yellow"/>
              </w:rPr>
            </w:pP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12.5</w:t>
            </w:r>
          </w:p>
        </w:tc>
        <w:tc>
          <w:tcPr>
            <w:tcW w:w="1978" w:type="dxa"/>
          </w:tcPr>
          <w:p w14:paraId="4EFB2C38" w14:textId="77777777" w:rsidR="00233BAA" w:rsidRDefault="00233BAA" w:rsidP="00867FD0">
            <w:pPr>
              <w:rPr>
                <w:rFonts w:ascii="微软雅黑" w:hAnsi="微软雅黑" w:hint="eastAsia"/>
                <w:color w:val="4472C4" w:themeColor="accent1"/>
                <w:sz w:val="18"/>
                <w:szCs w:val="20"/>
              </w:rPr>
            </w:pPr>
            <w:r w:rsidRPr="00302C08">
              <w:rPr>
                <w:rFonts w:ascii="微软雅黑" w:hAnsi="微软雅黑"/>
                <w:color w:val="4472C4" w:themeColor="accent1"/>
                <w:sz w:val="18"/>
                <w:szCs w:val="20"/>
                <w:highlight w:val="yellow"/>
              </w:rPr>
              <w:t>10</w:t>
            </w:r>
          </w:p>
        </w:tc>
      </w:tr>
    </w:tbl>
    <w:p w14:paraId="5FB0EEBF" w14:textId="069A5432" w:rsidR="004A3568" w:rsidRDefault="004A3568" w:rsidP="00867FD0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7E27D394" w14:textId="60283185" w:rsidR="00193F4B" w:rsidRPr="004A3568" w:rsidRDefault="00193F4B" w:rsidP="00193F4B">
      <w:pPr>
        <w:pStyle w:val="3"/>
        <w:numPr>
          <w:ilvl w:val="0"/>
          <w:numId w:val="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液柱静压力</w:t>
      </w:r>
      <w:r w:rsidRPr="00287CEC">
        <w:rPr>
          <w:rFonts w:ascii="微软雅黑" w:hAnsi="微软雅黑" w:hint="eastAsia"/>
          <w:sz w:val="18"/>
          <w:szCs w:val="18"/>
        </w:rPr>
        <w:t>（</w:t>
      </w:r>
      <w:r w:rsidRPr="00287CEC">
        <w:rPr>
          <w:rFonts w:ascii="微软雅黑" w:hAnsi="微软雅黑"/>
          <w:sz w:val="18"/>
          <w:szCs w:val="18"/>
        </w:rPr>
        <w:t>2024</w:t>
      </w:r>
      <w:r w:rsidRPr="00287CEC">
        <w:rPr>
          <w:rFonts w:ascii="微软雅黑" w:hAnsi="微软雅黑" w:hint="eastAsia"/>
          <w:sz w:val="18"/>
          <w:szCs w:val="18"/>
        </w:rPr>
        <w:t>年</w:t>
      </w:r>
      <w:r w:rsidRPr="00287CEC">
        <w:rPr>
          <w:rFonts w:ascii="微软雅黑" w:hAnsi="微软雅黑"/>
          <w:sz w:val="18"/>
          <w:szCs w:val="18"/>
        </w:rPr>
        <w:t>1</w:t>
      </w:r>
      <w:r>
        <w:rPr>
          <w:rFonts w:ascii="微软雅黑" w:hAnsi="微软雅黑"/>
          <w:sz w:val="18"/>
          <w:szCs w:val="18"/>
        </w:rPr>
        <w:t>1</w:t>
      </w:r>
      <w:r w:rsidRPr="00287CEC">
        <w:rPr>
          <w:rFonts w:ascii="微软雅黑" w:hAnsi="微软雅黑" w:hint="eastAsia"/>
          <w:sz w:val="18"/>
          <w:szCs w:val="18"/>
        </w:rPr>
        <w:t>月</w:t>
      </w:r>
      <w:r>
        <w:rPr>
          <w:rFonts w:ascii="微软雅黑" w:hAnsi="微软雅黑"/>
          <w:sz w:val="18"/>
          <w:szCs w:val="18"/>
        </w:rPr>
        <w:t>13</w:t>
      </w:r>
      <w:r w:rsidRPr="00287CEC">
        <w:rPr>
          <w:rFonts w:ascii="微软雅黑" w:hAnsi="微软雅黑" w:hint="eastAsia"/>
          <w:sz w:val="18"/>
          <w:szCs w:val="18"/>
        </w:rPr>
        <w:t>日</w:t>
      </w:r>
      <w:r>
        <w:rPr>
          <w:rFonts w:ascii="微软雅黑" w:hAnsi="微软雅黑" w:hint="eastAsia"/>
          <w:sz w:val="18"/>
          <w:szCs w:val="18"/>
        </w:rPr>
        <w:t>新增</w:t>
      </w:r>
      <w:r w:rsidRPr="00287CEC">
        <w:rPr>
          <w:rFonts w:ascii="微软雅黑" w:hAnsi="微软雅黑" w:hint="eastAsia"/>
          <w:sz w:val="18"/>
          <w:szCs w:val="18"/>
        </w:rPr>
        <w:t>）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1.7</w:t>
      </w:r>
      <w:r w:rsidR="00E13D98">
        <w:rPr>
          <w:rFonts w:ascii="微软雅黑" w:hAnsi="微软雅黑" w:hint="eastAsia"/>
        </w:rPr>
        <w:t>）</w:t>
      </w:r>
    </w:p>
    <w:p w14:paraId="699CBFE7" w14:textId="17A2E876" w:rsidR="00193F4B" w:rsidRPr="00193F4B" w:rsidRDefault="00193F4B" w:rsidP="00867FD0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>
        <w:rPr>
          <w:rFonts w:ascii="微软雅黑" w:hAnsi="微软雅黑" w:hint="eastAsia"/>
          <w:sz w:val="18"/>
          <w:szCs w:val="20"/>
        </w:rPr>
        <w:t>当液柱</w:t>
      </w:r>
      <w:proofErr w:type="gramEnd"/>
      <w:r>
        <w:rPr>
          <w:rFonts w:ascii="微软雅黑" w:hAnsi="微软雅黑" w:hint="eastAsia"/>
          <w:sz w:val="18"/>
          <w:szCs w:val="20"/>
        </w:rPr>
        <w:t>静压力小于设计压力的5%时，仍然计入。</w:t>
      </w:r>
    </w:p>
    <w:p w14:paraId="3103E9A9" w14:textId="77777777" w:rsidR="00193F4B" w:rsidRPr="004A3568" w:rsidRDefault="00193F4B" w:rsidP="00867FD0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21C3EEC7" w14:textId="77777777" w:rsidR="00CD587E" w:rsidRPr="00CD587E" w:rsidRDefault="00CD587E" w:rsidP="00CD587E">
      <w:pPr>
        <w:pStyle w:val="2"/>
        <w:jc w:val="center"/>
        <w:rPr>
          <w:rFonts w:ascii="微软雅黑" w:hAnsi="微软雅黑" w:hint="eastAsia"/>
        </w:rPr>
      </w:pPr>
      <w:r w:rsidRPr="00CD587E">
        <w:rPr>
          <w:rFonts w:ascii="微软雅黑" w:hAnsi="微软雅黑" w:hint="eastAsia"/>
        </w:rPr>
        <w:t>管壳式热交换器</w:t>
      </w:r>
    </w:p>
    <w:p w14:paraId="74AC1684" w14:textId="36D269E6" w:rsidR="00CD587E" w:rsidRPr="00CD587E" w:rsidRDefault="00CD587E" w:rsidP="00CD587E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CD587E">
        <w:rPr>
          <w:rFonts w:ascii="微软雅黑" w:hAnsi="微软雅黑" w:hint="eastAsia"/>
        </w:rPr>
        <w:t>设计余量</w:t>
      </w:r>
      <w:r w:rsidR="00E13D98">
        <w:rPr>
          <w:rFonts w:ascii="微软雅黑" w:hAnsi="微软雅黑" w:hint="eastAsia"/>
        </w:rPr>
        <w:t>（id：2.1）</w:t>
      </w:r>
    </w:p>
    <w:tbl>
      <w:tblPr>
        <w:tblW w:w="5000" w:type="pct"/>
        <w:tblInd w:w="113" w:type="dxa"/>
        <w:tblLook w:val="04A0" w:firstRow="1" w:lastRow="0" w:firstColumn="1" w:lastColumn="0" w:noHBand="0" w:noVBand="1"/>
      </w:tblPr>
      <w:tblGrid>
        <w:gridCol w:w="1385"/>
        <w:gridCol w:w="5260"/>
        <w:gridCol w:w="432"/>
        <w:gridCol w:w="432"/>
        <w:gridCol w:w="432"/>
        <w:gridCol w:w="480"/>
        <w:gridCol w:w="482"/>
        <w:gridCol w:w="535"/>
        <w:gridCol w:w="509"/>
        <w:gridCol w:w="509"/>
      </w:tblGrid>
      <w:tr w:rsidR="000C29AF" w:rsidRPr="00302C08" w14:paraId="12BBDE28" w14:textId="77777777" w:rsidTr="000C29AF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8B813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元件名称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A5697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设计余量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C6B5" w14:textId="77777777" w:rsidR="00D037B2" w:rsidRPr="00302C08" w:rsidRDefault="00D44A6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设计条件</w:t>
            </w:r>
          </w:p>
        </w:tc>
      </w:tr>
      <w:tr w:rsidR="000C29AF" w:rsidRPr="00302C08" w14:paraId="4784C168" w14:textId="77777777" w:rsidTr="00E03EF5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542F" w14:textId="77777777" w:rsidR="00D037B2" w:rsidRPr="00302C08" w:rsidRDefault="00D037B2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7CFF" w14:textId="77777777" w:rsidR="00D037B2" w:rsidRPr="00302C08" w:rsidRDefault="00D037B2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00805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通用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0894C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第一组</w:t>
            </w:r>
          </w:p>
          <w:p w14:paraId="12600E84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介质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992A2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设计压力≥</w:t>
            </w:r>
          </w:p>
          <w:p w14:paraId="121AF891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6.4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MPa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907E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设计温度≥</w:t>
            </w:r>
          </w:p>
          <w:p w14:paraId="3CBA05FE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200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℃</w:t>
            </w:r>
          </w:p>
        </w:tc>
      </w:tr>
      <w:tr w:rsidR="00D32E74" w:rsidRPr="00302C08" w14:paraId="082E3C5E" w14:textId="77777777" w:rsidTr="00E03EF5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8E58" w14:textId="77777777" w:rsidR="00D037B2" w:rsidRPr="00302C08" w:rsidRDefault="00D037B2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9E75" w14:textId="77777777" w:rsidR="00D037B2" w:rsidRPr="00302C08" w:rsidRDefault="00D037B2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DC34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0675F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A6EFE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0EB0E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63754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550AD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501C7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53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X2</w:t>
            </w:r>
          </w:p>
        </w:tc>
      </w:tr>
      <w:tr w:rsidR="00D32E74" w:rsidRPr="00302C08" w14:paraId="789CA4D2" w14:textId="77777777" w:rsidTr="00E03EF5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E8EF4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  <w:t>圆筒</w:t>
            </w:r>
            <w:r w:rsidR="001F4705"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/封头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F184F" w14:textId="77777777" w:rsidR="00D037B2" w:rsidRPr="00302C08" w:rsidRDefault="00D037B2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厚度附加余量：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max（X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%计算厚度，X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2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mm）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4574E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6258D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B605F" w14:textId="77777777" w:rsidR="00D037B2" w:rsidRPr="00302C08" w:rsidRDefault="00E03EF5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D07A9" w14:textId="77777777" w:rsidR="00D037B2" w:rsidRPr="00302C08" w:rsidRDefault="00E03EF5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AEA6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7B805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B8DFA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2B1D3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</w:t>
            </w:r>
          </w:p>
        </w:tc>
      </w:tr>
      <w:tr w:rsidR="000C29AF" w:rsidRPr="00302C08" w14:paraId="105D2A45" w14:textId="77777777" w:rsidTr="00D32E74">
        <w:trPr>
          <w:trHeight w:val="33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BFCD5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容器法兰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F4AA0" w14:textId="77777777" w:rsidR="00D037B2" w:rsidRPr="00302C08" w:rsidRDefault="000C29AF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/>
                <w:b/>
                <w:color w:val="C00000"/>
                <w:sz w:val="16"/>
                <w:szCs w:val="16"/>
              </w:rPr>
              <w:sym w:font="Wingdings" w:char="F0FE"/>
            </w:r>
            <w:r w:rsidR="00D037B2"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强度</w:t>
            </w:r>
            <w:r w:rsidR="00D037B2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(应力)校核余量：X</w:t>
            </w:r>
            <w:r w:rsidR="00D037B2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="00D037B2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%许用应力</w:t>
            </w:r>
          </w:p>
          <w:p w14:paraId="3C6EAE66" w14:textId="77777777" w:rsidR="00F74B77" w:rsidRPr="00302C08" w:rsidRDefault="00F74B77" w:rsidP="00F74B77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spellStart"/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StrengthVerificationMargin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4376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9FFDA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91CF2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84615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5691F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EADC4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D1A6F" w14:textId="77777777" w:rsidR="00D037B2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BF32E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0C29AF" w:rsidRPr="00302C08" w14:paraId="25ABAACF" w14:textId="77777777" w:rsidTr="00D32E74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B4486" w14:textId="77777777" w:rsidR="000C29AF" w:rsidRPr="00302C08" w:rsidRDefault="000C29AF" w:rsidP="000C29AF">
            <w:pPr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0B001" w14:textId="77777777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/>
                <w:b/>
                <w:color w:val="C00000"/>
                <w:sz w:val="16"/>
                <w:szCs w:val="16"/>
              </w:rPr>
              <w:sym w:font="Wingdings" w:char="F0FE"/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刚度校核余量：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%刚度系数</w:t>
            </w:r>
          </w:p>
          <w:p w14:paraId="539D02B5" w14:textId="77777777" w:rsidR="00726490" w:rsidRPr="00302C08" w:rsidRDefault="00726490" w:rsidP="0072649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spellStart"/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StiffnessVerificationAllowance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DCC9E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B4B1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B3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215E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1F2E8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08D84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1D5A0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D1858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0C29AF" w:rsidRPr="00302C08" w14:paraId="13EA2121" w14:textId="77777777" w:rsidTr="00D32E74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48713" w14:textId="77777777" w:rsidR="000C29AF" w:rsidRPr="00302C08" w:rsidRDefault="000C29AF" w:rsidP="000C29AF">
            <w:pPr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ECB1E" w14:textId="77777777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/>
                <w:color w:val="FF0000"/>
                <w:sz w:val="16"/>
                <w:szCs w:val="16"/>
              </w:rPr>
              <w:sym w:font="Wingdings" w:char="F06F"/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法兰盘厚度余量：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max（X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%法兰盘厚度，X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2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mm）</w:t>
            </w:r>
          </w:p>
          <w:p w14:paraId="5E430C92" w14:textId="77777777" w:rsidR="000719C4" w:rsidRPr="00302C08" w:rsidRDefault="000719C4" w:rsidP="000719C4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spellStart"/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FlangeThicknessAllowance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6329A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01790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AC15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A6105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C9EA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712B1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4CD5E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76A69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</w:t>
            </w:r>
          </w:p>
        </w:tc>
      </w:tr>
      <w:tr w:rsidR="000C29AF" w:rsidRPr="00302C08" w14:paraId="02F98156" w14:textId="77777777" w:rsidTr="00D32E74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5A072" w14:textId="77777777" w:rsidR="00D037B2" w:rsidRPr="00302C08" w:rsidRDefault="00D037B2" w:rsidP="00D037B2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8E465" w14:textId="2021D9A2" w:rsidR="00D037B2" w:rsidRPr="00302C08" w:rsidRDefault="000C29AF" w:rsidP="00D037B2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  <w:vertAlign w:val="subscript"/>
              </w:rPr>
            </w:pPr>
            <w:r w:rsidRPr="00302C08">
              <w:rPr>
                <w:rFonts w:ascii="微软雅黑" w:hAnsi="微软雅黑"/>
                <w:b/>
                <w:color w:val="C00000"/>
                <w:sz w:val="16"/>
                <w:szCs w:val="16"/>
              </w:rPr>
              <w:sym w:font="Wingdings" w:char="F0FE"/>
            </w:r>
            <w:r w:rsidR="00302C08"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螺栓面积余量：实际使用的螺栓总截面积</w:t>
            </w:r>
            <w:r w:rsidR="00302C08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/所需螺栓面积-100%</w:t>
            </w:r>
            <w:r w:rsidR="00D037B2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≥X</w:t>
            </w:r>
            <w:r w:rsidR="00D037B2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</w:p>
          <w:p w14:paraId="438ECC42" w14:textId="24A1F80C" w:rsidR="000719C4" w:rsidRPr="00302C08" w:rsidRDefault="000719C4" w:rsidP="000719C4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spellStart"/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BoltAreaAllowance</w:t>
            </w:r>
            <w:proofErr w:type="spellEnd"/>
            <w:r w:rsidR="005D11D0" w:rsidRPr="00AB0BC5">
              <w:rPr>
                <w:rFonts w:ascii="微软雅黑" w:hAnsi="微软雅黑" w:hint="eastAsia"/>
                <w:color w:val="4472C4" w:themeColor="accent1"/>
                <w:sz w:val="16"/>
                <w:szCs w:val="18"/>
              </w:rPr>
              <w:t>（</w:t>
            </w:r>
            <w:r w:rsidR="005D11D0" w:rsidRPr="00AB0BC5">
              <w:rPr>
                <w:rFonts w:ascii="微软雅黑" w:hAnsi="微软雅黑"/>
                <w:color w:val="4472C4" w:themeColor="accent1"/>
                <w:sz w:val="16"/>
                <w:szCs w:val="18"/>
              </w:rPr>
              <w:t>20250929</w:t>
            </w:r>
            <w:r w:rsidR="005D11D0" w:rsidRPr="00AB0BC5">
              <w:rPr>
                <w:rFonts w:ascii="微软雅黑" w:hAnsi="微软雅黑" w:hint="eastAsia"/>
                <w:color w:val="4472C4" w:themeColor="accent1"/>
                <w:sz w:val="16"/>
                <w:szCs w:val="18"/>
              </w:rPr>
              <w:t>修订）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EEA73" w14:textId="4DA6E4C2" w:rsidR="00D037B2" w:rsidRPr="00302C08" w:rsidRDefault="00302C08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51BE4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B2B3" w14:textId="16A2B634" w:rsidR="00D037B2" w:rsidRPr="00302C08" w:rsidRDefault="00302C08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351B2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208B5" w14:textId="7B34A68E" w:rsidR="00D037B2" w:rsidRPr="00302C08" w:rsidRDefault="00302C08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4E8F0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9094B" w14:textId="2DE6823C" w:rsidR="00D037B2" w:rsidRPr="00302C08" w:rsidRDefault="00302C08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64E5F" w14:textId="77777777" w:rsidR="00D037B2" w:rsidRPr="00302C08" w:rsidRDefault="00D037B2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D32E74" w:rsidRPr="00302C08" w14:paraId="5D71BDC9" w14:textId="77777777" w:rsidTr="00D32E74">
        <w:trPr>
          <w:trHeight w:val="33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663B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  <w:lastRenderedPageBreak/>
              <w:t>开孔补强</w:t>
            </w:r>
          </w:p>
          <w:p w14:paraId="1F4FDD60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  <w:t>（</w:t>
            </w:r>
            <w:r w:rsidR="00F02902" w:rsidRPr="00302C08"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  <w:t>分析法</w:t>
            </w:r>
            <w:r w:rsidRPr="00302C08"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  <w:t>）</w:t>
            </w:r>
          </w:p>
          <w:p w14:paraId="06D5C2CD" w14:textId="296FED01" w:rsidR="00F02902" w:rsidRPr="00302C08" w:rsidRDefault="00F02902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70C0"/>
                <w:kern w:val="0"/>
                <w:sz w:val="16"/>
                <w:szCs w:val="16"/>
              </w:rPr>
              <w:t>新增</w:t>
            </w:r>
            <w:r w:rsidRPr="00302C08">
              <w:rPr>
                <w:rFonts w:ascii="微软雅黑" w:hAnsi="微软雅黑" w:cs="宋体"/>
                <w:color w:val="0070C0"/>
                <w:kern w:val="0"/>
                <w:sz w:val="16"/>
                <w:szCs w:val="16"/>
              </w:rPr>
              <w:t>20240830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EE307" w14:textId="009CBA06" w:rsidR="00D32E74" w:rsidRPr="00302C08" w:rsidRDefault="00450F4D" w:rsidP="00D32E74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等效薄膜应力和等效总应力的余量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 xml:space="preserve"> 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="00D32E74"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：</w:t>
            </w:r>
            <w:r w:rsidR="00D32E74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DN≤80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851FE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5DEE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6596F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FFB2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199F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2A6F4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BAF58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26821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D32E74" w:rsidRPr="00302C08" w14:paraId="13A3B344" w14:textId="77777777" w:rsidTr="00D32E74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B556" w14:textId="77777777" w:rsidR="00D32E74" w:rsidRPr="00302C08" w:rsidRDefault="00D32E74" w:rsidP="00D32E74">
            <w:pPr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A4F8" w14:textId="17993540" w:rsidR="00D32E74" w:rsidRPr="00302C08" w:rsidRDefault="00450F4D" w:rsidP="00D32E74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等效薄膜应力和等效总应力的余量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 xml:space="preserve"> 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：</w:t>
            </w:r>
            <w:r w:rsidR="00D32E74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80&lt;DN≤350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49A54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1795B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98707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DF1C1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06DA1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A7E46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1388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9028D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D32E74" w:rsidRPr="00302C08" w14:paraId="519DA60D" w14:textId="77777777" w:rsidTr="00450F4D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0FB97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09910" w14:textId="424C3A54" w:rsidR="00D32E74" w:rsidRPr="00302C08" w:rsidRDefault="00450F4D" w:rsidP="00D32E74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等效薄膜应力和等效总应力的余量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 xml:space="preserve"> </w:t>
            </w:r>
            <w:r w:rsidR="00D32E74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</w:t>
            </w:r>
            <w:r w:rsidR="00D32E74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="00D32E74"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：</w:t>
            </w:r>
            <w:r w:rsidR="00D32E74"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DN&gt;350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C00C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05FE8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0F11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B319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C191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F9858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41214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66642" w14:textId="77777777" w:rsidR="00D32E74" w:rsidRPr="00302C08" w:rsidRDefault="00D32E74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450F4D" w:rsidRPr="00302C08" w14:paraId="670F1090" w14:textId="77777777" w:rsidTr="00450F4D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D11A6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开孔补强</w:t>
            </w:r>
          </w:p>
          <w:p w14:paraId="015C0C47" w14:textId="3B7ABFBB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（等面积法）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FA016" w14:textId="6F1A4C23" w:rsidR="00450F4D" w:rsidRPr="00302C08" w:rsidRDefault="00450F4D" w:rsidP="00450F4D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总补强面积大于开孔所需补强面积的比值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DN≤80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D50D8" w14:textId="5EE7C76F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36681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03C41" w14:textId="7CDADCBD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457D6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A9EDC" w14:textId="735342AE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D29FA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01D4E" w14:textId="5C320F83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13019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450F4D" w:rsidRPr="00302C08" w14:paraId="4E21C7D2" w14:textId="77777777" w:rsidTr="00450F4D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B4A37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AFB06" w14:textId="0789E9A3" w:rsidR="00450F4D" w:rsidRPr="00302C08" w:rsidRDefault="00450F4D" w:rsidP="00450F4D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总补强面积大于开孔所需补强面积的比值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80&lt;DN≤350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CBCE4" w14:textId="50D4CBE9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75B02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B2FF3" w14:textId="0E9F7E3E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B370C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BA2ED" w14:textId="17BAC6C6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61039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94867" w14:textId="736860E2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B6E44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450F4D" w:rsidRPr="00302C08" w14:paraId="343C2C81" w14:textId="77777777" w:rsidTr="00450F4D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BA812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B79C7" w14:textId="0659BED5" w:rsidR="00450F4D" w:rsidRPr="00302C08" w:rsidRDefault="00450F4D" w:rsidP="00450F4D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总补强面积大于开孔所需补强面积的比值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DN&gt;350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BACD3" w14:textId="3BFAA741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1DE50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A7DBA" w14:textId="19EF3318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61A2A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6B60B" w14:textId="0887E854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29658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E7959" w14:textId="60E8925D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21AD6" w14:textId="77777777" w:rsidR="00450F4D" w:rsidRPr="00302C08" w:rsidRDefault="00450F4D" w:rsidP="00450F4D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</w:p>
        </w:tc>
      </w:tr>
      <w:tr w:rsidR="000C29AF" w:rsidRPr="00302C08" w14:paraId="3A6A2D7A" w14:textId="77777777" w:rsidTr="00450F4D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823C8" w14:textId="77777777" w:rsidR="000C29AF" w:rsidRPr="00302C08" w:rsidRDefault="000C29AF" w:rsidP="000C29AF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gramStart"/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浮</w:t>
            </w:r>
            <w:proofErr w:type="gramEnd"/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头盖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16813" w14:textId="77777777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浮头法兰厚度附加余量：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</w:rPr>
              <w:t>max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（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</w:rPr>
              <w:t>X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</w:rPr>
              <w:t>%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计算厚度，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</w:rPr>
              <w:t>X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  <w:vertAlign w:val="subscript"/>
              </w:rPr>
              <w:t>2</w:t>
            </w:r>
            <w:r w:rsidRPr="00302C08">
              <w:rPr>
                <w:rFonts w:ascii="微软雅黑" w:hAnsi="微软雅黑" w:cs="Calibri"/>
                <w:color w:val="000000"/>
                <w:kern w:val="0"/>
                <w:sz w:val="16"/>
                <w:szCs w:val="16"/>
              </w:rPr>
              <w:t>mm</w:t>
            </w: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2987E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C95B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68A5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07D4F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42F7E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ECEEA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AE31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B56B5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</w:t>
            </w:r>
          </w:p>
        </w:tc>
      </w:tr>
      <w:tr w:rsidR="000C29AF" w:rsidRPr="00302C08" w14:paraId="6E54027C" w14:textId="77777777" w:rsidTr="00D32E74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F855A" w14:textId="77777777" w:rsidR="000C29AF" w:rsidRPr="00302C08" w:rsidRDefault="000C29AF" w:rsidP="000C29AF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B93FA" w14:textId="77777777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球冠封头厚度附加余量：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max（X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%计算厚度，X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2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mm）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8C632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846FB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7C45B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4A13D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A7441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ACC50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CE5B7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5705A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</w:t>
            </w:r>
          </w:p>
        </w:tc>
      </w:tr>
      <w:tr w:rsidR="00D32E74" w:rsidRPr="00302C08" w14:paraId="7838B904" w14:textId="77777777" w:rsidTr="00D32E74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04E6D" w14:textId="77777777" w:rsidR="000C29AF" w:rsidRPr="00302C08" w:rsidRDefault="000C29AF" w:rsidP="000C29AF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固定管板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7D58" w14:textId="77777777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gramStart"/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浮</w:t>
            </w:r>
            <w:proofErr w:type="gramEnd"/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头式热交换器，厚度附加余量：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max（X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%计算厚度，X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2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mm）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E7954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55A0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80E4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37348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83CC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EFF80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CBBE7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13DB2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</w:t>
            </w:r>
          </w:p>
        </w:tc>
      </w:tr>
      <w:tr w:rsidR="000C29AF" w:rsidRPr="00302C08" w14:paraId="7B9A49C6" w14:textId="77777777" w:rsidTr="00D32E74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EC943" w14:textId="77777777" w:rsidR="000C29AF" w:rsidRPr="00302C08" w:rsidRDefault="000C29AF" w:rsidP="000C29AF">
            <w:pPr>
              <w:widowControl/>
              <w:jc w:val="center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proofErr w:type="gramStart"/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管箱平盖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BDE17" w14:textId="77777777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  <w:t>厚度附加余量：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max（X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1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%计算厚度，X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  <w:vertAlign w:val="subscript"/>
              </w:rPr>
              <w:t>2</w:t>
            </w:r>
            <w:r w:rsidRPr="00302C08">
              <w:rPr>
                <w:rFonts w:ascii="微软雅黑" w:hAnsi="微软雅黑" w:cs="宋体"/>
                <w:color w:val="000000"/>
                <w:kern w:val="0"/>
                <w:sz w:val="16"/>
                <w:szCs w:val="16"/>
              </w:rPr>
              <w:t>mm）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3EE86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2602D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5B7D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2ACA5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5EE71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916E1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F8790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06047" w14:textId="77777777" w:rsidR="000C29AF" w:rsidRPr="00302C08" w:rsidRDefault="000C29AF" w:rsidP="00D32E74">
            <w:pPr>
              <w:widowControl/>
              <w:jc w:val="center"/>
              <w:rPr>
                <w:rFonts w:ascii="微软雅黑" w:hAnsi="微软雅黑" w:cs="宋体" w:hint="eastAsia"/>
                <w:b/>
                <w:bCs/>
                <w:color w:val="FF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 w:cs="宋体"/>
                <w:b/>
                <w:bCs/>
                <w:color w:val="FF0000"/>
                <w:kern w:val="0"/>
                <w:sz w:val="16"/>
                <w:szCs w:val="16"/>
              </w:rPr>
              <w:t>2</w:t>
            </w:r>
          </w:p>
        </w:tc>
      </w:tr>
      <w:tr w:rsidR="000C29AF" w:rsidRPr="00302C08" w14:paraId="33E179E7" w14:textId="77777777" w:rsidTr="00AA26B6">
        <w:trPr>
          <w:trHeight w:val="330"/>
        </w:trPr>
        <w:tc>
          <w:tcPr>
            <w:tcW w:w="0" w:type="auto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D23CB" w14:textId="6D8BE325" w:rsidR="000C29AF" w:rsidRPr="00302C08" w:rsidRDefault="000C29AF" w:rsidP="000C29AF">
            <w:pPr>
              <w:widowControl/>
              <w:spacing w:line="240" w:lineRule="exact"/>
              <w:jc w:val="left"/>
              <w:textAlignment w:val="center"/>
              <w:rPr>
                <w:rFonts w:ascii="微软雅黑" w:hAnsi="微软雅黑" w:hint="eastAsia"/>
                <w:sz w:val="16"/>
                <w:szCs w:val="16"/>
              </w:rPr>
            </w:pPr>
            <w:r w:rsidRPr="00302C08">
              <w:rPr>
                <w:rFonts w:ascii="微软雅黑" w:hAnsi="微软雅黑"/>
                <w:b/>
                <w:color w:val="C00000"/>
                <w:sz w:val="16"/>
                <w:szCs w:val="16"/>
              </w:rPr>
              <w:sym w:font="Wingdings" w:char="F0FE"/>
            </w:r>
            <w:r w:rsidRPr="00302C08">
              <w:rPr>
                <w:rFonts w:ascii="微软雅黑" w:hAnsi="微软雅黑" w:hint="eastAsia"/>
                <w:sz w:val="16"/>
                <w:szCs w:val="16"/>
              </w:rPr>
              <w:t>注</w:t>
            </w:r>
            <w:r w:rsidRPr="00302C08">
              <w:rPr>
                <w:rFonts w:ascii="微软雅黑" w:hAnsi="微软雅黑"/>
                <w:sz w:val="16"/>
                <w:szCs w:val="16"/>
              </w:rPr>
              <w:t>1：当补强结构达到最大限制尺寸仍无法满足上述要求时，至少保证≥</w:t>
            </w:r>
            <w:r w:rsidRPr="00302C08">
              <w:rPr>
                <w:rFonts w:ascii="微软雅黑" w:hAnsi="微软雅黑"/>
                <w:b/>
                <w:color w:val="FF0000"/>
                <w:sz w:val="16"/>
                <w:szCs w:val="16"/>
              </w:rPr>
              <w:t>5</w:t>
            </w:r>
            <w:r w:rsidRPr="00302C08">
              <w:rPr>
                <w:rFonts w:ascii="微软雅黑" w:hAnsi="微软雅黑"/>
                <w:sz w:val="16"/>
                <w:szCs w:val="16"/>
              </w:rPr>
              <w:t>%；</w:t>
            </w:r>
            <w:r w:rsidR="00701222" w:rsidRPr="00302C08">
              <w:rPr>
                <w:rFonts w:ascii="微软雅黑" w:hAnsi="微软雅黑" w:hint="eastAsia"/>
              </w:rPr>
              <w:t>（id：2.1.1）（id：2.1.1.1）</w:t>
            </w:r>
          </w:p>
          <w:p w14:paraId="38230E1E" w14:textId="0BFFCD08" w:rsidR="000C29AF" w:rsidRPr="00302C08" w:rsidRDefault="000C29AF" w:rsidP="000C29AF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6"/>
                <w:szCs w:val="16"/>
              </w:rPr>
            </w:pPr>
            <w:r w:rsidRPr="00302C08">
              <w:rPr>
                <w:rFonts w:ascii="微软雅黑" w:hAnsi="微软雅黑"/>
                <w:b/>
                <w:color w:val="C00000"/>
                <w:sz w:val="16"/>
                <w:szCs w:val="16"/>
              </w:rPr>
              <w:sym w:font="Wingdings" w:char="F0FE"/>
            </w:r>
            <w:r w:rsidRPr="00302C08">
              <w:rPr>
                <w:rFonts w:ascii="微软雅黑" w:hAnsi="微软雅黑" w:hint="eastAsia"/>
                <w:sz w:val="16"/>
                <w:szCs w:val="16"/>
              </w:rPr>
              <w:t>注</w:t>
            </w:r>
            <w:r w:rsidRPr="00302C08">
              <w:rPr>
                <w:rFonts w:ascii="微软雅黑" w:hAnsi="微软雅黑"/>
                <w:sz w:val="16"/>
                <w:szCs w:val="16"/>
              </w:rPr>
              <w:t>2：当“</w:t>
            </w:r>
            <w:proofErr w:type="gramStart"/>
            <w:r w:rsidRPr="00302C08">
              <w:rPr>
                <w:rFonts w:ascii="微软雅黑" w:hAnsi="微软雅黑"/>
                <w:sz w:val="16"/>
                <w:szCs w:val="16"/>
              </w:rPr>
              <w:t>不</w:t>
            </w:r>
            <w:proofErr w:type="gramEnd"/>
            <w:r w:rsidRPr="00302C08">
              <w:rPr>
                <w:rFonts w:ascii="微软雅黑" w:hAnsi="微软雅黑"/>
                <w:sz w:val="16"/>
                <w:szCs w:val="16"/>
              </w:rPr>
              <w:t>另行补强”条款被选中时，忽略对应规格管口的余量校核。</w:t>
            </w:r>
            <w:r w:rsidR="00701222" w:rsidRPr="00302C08">
              <w:rPr>
                <w:rFonts w:ascii="微软雅黑" w:hAnsi="微软雅黑" w:hint="eastAsia"/>
              </w:rPr>
              <w:t>（id：2.1.2）</w:t>
            </w:r>
          </w:p>
        </w:tc>
      </w:tr>
    </w:tbl>
    <w:p w14:paraId="6C0E670F" w14:textId="77777777" w:rsidR="00D037B2" w:rsidRPr="00302C08" w:rsidRDefault="00D32E74" w:rsidP="00CD587E">
      <w:pPr>
        <w:rPr>
          <w:rFonts w:ascii="微软雅黑" w:hAnsi="微软雅黑" w:hint="eastAsia"/>
          <w:sz w:val="18"/>
          <w:szCs w:val="20"/>
        </w:rPr>
      </w:pPr>
      <w:r w:rsidRPr="00302C08">
        <w:rPr>
          <w:rFonts w:ascii="微软雅黑" w:hAnsi="微软雅黑" w:hint="eastAsia"/>
          <w:sz w:val="18"/>
          <w:szCs w:val="20"/>
        </w:rPr>
        <w:t>注：</w:t>
      </w:r>
      <w:r w:rsidR="00D44A62" w:rsidRPr="00302C08">
        <w:rPr>
          <w:rFonts w:ascii="微软雅黑" w:hAnsi="微软雅黑" w:hint="eastAsia"/>
          <w:sz w:val="18"/>
          <w:szCs w:val="20"/>
        </w:rPr>
        <w:t>设计条件</w:t>
      </w:r>
      <w:r w:rsidRPr="00302C08">
        <w:rPr>
          <w:rFonts w:ascii="微软雅黑" w:hAnsi="微软雅黑" w:hint="eastAsia"/>
          <w:sz w:val="18"/>
          <w:szCs w:val="20"/>
        </w:rPr>
        <w:t>按最大</w:t>
      </w:r>
      <w:r w:rsidRPr="00302C08">
        <w:rPr>
          <w:rFonts w:ascii="微软雅黑" w:hAnsi="微软雅黑"/>
          <w:sz w:val="18"/>
          <w:szCs w:val="20"/>
        </w:rPr>
        <w:t>6种处理，当只填写一种时应可以回缩</w:t>
      </w:r>
      <w:r w:rsidR="00A673C1" w:rsidRPr="00302C08">
        <w:rPr>
          <w:rFonts w:ascii="微软雅黑" w:hAnsi="微软雅黑" w:hint="eastAsia"/>
          <w:sz w:val="18"/>
          <w:szCs w:val="20"/>
        </w:rPr>
        <w:t>，表格中表头为“</w:t>
      </w:r>
      <w:r w:rsidR="00AD6252" w:rsidRPr="00302C08">
        <w:rPr>
          <w:rFonts w:ascii="微软雅黑" w:hAnsi="微软雅黑" w:hint="eastAsia"/>
          <w:sz w:val="18"/>
          <w:szCs w:val="20"/>
        </w:rPr>
        <w:t>设计条件</w:t>
      </w:r>
      <w:r w:rsidR="00A673C1" w:rsidRPr="00302C08">
        <w:rPr>
          <w:rFonts w:ascii="微软雅黑" w:hAnsi="微软雅黑" w:hint="eastAsia"/>
          <w:sz w:val="18"/>
          <w:szCs w:val="20"/>
        </w:rPr>
        <w:t>”的情况均按此处理。</w:t>
      </w:r>
    </w:p>
    <w:p w14:paraId="7F94A9F9" w14:textId="77777777" w:rsidR="0025305E" w:rsidRPr="00302C08" w:rsidRDefault="0025305E" w:rsidP="00CD587E">
      <w:pPr>
        <w:rPr>
          <w:rFonts w:ascii="微软雅黑" w:hAnsi="微软雅黑" w:hint="eastAsia"/>
          <w:sz w:val="18"/>
          <w:szCs w:val="20"/>
        </w:rPr>
      </w:pPr>
      <w:r w:rsidRPr="00302C08">
        <w:rPr>
          <w:rFonts w:ascii="微软雅黑" w:hAnsi="微软雅黑" w:hint="eastAsia"/>
          <w:sz w:val="18"/>
          <w:szCs w:val="20"/>
        </w:rPr>
        <w:t>注：程序编制时满足多个设计条件时，按严格</w:t>
      </w:r>
      <w:r w:rsidR="004C6F63" w:rsidRPr="00302C08">
        <w:rPr>
          <w:rFonts w:ascii="微软雅黑" w:hAnsi="微软雅黑" w:hint="eastAsia"/>
          <w:sz w:val="18"/>
          <w:szCs w:val="20"/>
        </w:rPr>
        <w:t>（大）</w:t>
      </w:r>
      <w:r w:rsidRPr="00302C08">
        <w:rPr>
          <w:rFonts w:ascii="微软雅黑" w:hAnsi="微软雅黑" w:hint="eastAsia"/>
          <w:sz w:val="18"/>
          <w:szCs w:val="20"/>
        </w:rPr>
        <w:t>的取值</w:t>
      </w:r>
    </w:p>
    <w:p w14:paraId="0549BBA8" w14:textId="77777777" w:rsidR="0043490E" w:rsidRPr="00302C08" w:rsidRDefault="0043490E" w:rsidP="0043490E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302C08">
        <w:rPr>
          <w:rFonts w:ascii="微软雅黑" w:hAnsi="微软雅黑" w:hint="eastAsia"/>
          <w:color w:val="4472C4" w:themeColor="accent1"/>
          <w:sz w:val="18"/>
          <w:szCs w:val="20"/>
        </w:rPr>
        <w:t>表格取值说明：根据输入文件中介质特性判断介质是否为第一组介质（符合一下任意一项为第一组介质：毒性危害程度为极度、高度危害，易爆，液化气体）。</w:t>
      </w:r>
    </w:p>
    <w:p w14:paraId="78B0DBCB" w14:textId="77777777" w:rsidR="0043490E" w:rsidRPr="00302C08" w:rsidRDefault="0043490E" w:rsidP="0043490E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302C08">
        <w:rPr>
          <w:rFonts w:ascii="微软雅黑" w:hAnsi="微软雅黑" w:hint="eastAsia"/>
          <w:color w:val="4472C4" w:themeColor="accent1"/>
          <w:sz w:val="18"/>
          <w:szCs w:val="20"/>
        </w:rPr>
        <w:t>设计压力、设计温度由输入文件获取，并根据判断条件选定一行数组判断最大值。</w:t>
      </w:r>
    </w:p>
    <w:p w14:paraId="33ECEAB1" w14:textId="77777777" w:rsidR="0043490E" w:rsidRPr="00302C08" w:rsidRDefault="0043490E" w:rsidP="0043490E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302C08">
        <w:rPr>
          <w:rFonts w:ascii="微软雅黑" w:hAnsi="微软雅黑" w:hint="eastAsia"/>
          <w:color w:val="4472C4" w:themeColor="accent1"/>
          <w:sz w:val="18"/>
          <w:szCs w:val="20"/>
        </w:rPr>
        <w:t>举例：如输入文件中，介质特性为“高度危害”、</w:t>
      </w:r>
      <w:r w:rsidRPr="00302C08">
        <w:rPr>
          <w:rFonts w:ascii="微软雅黑" w:hAnsi="微软雅黑"/>
          <w:color w:val="4472C4" w:themeColor="accent1"/>
          <w:sz w:val="18"/>
          <w:szCs w:val="20"/>
        </w:rPr>
        <w:t>P=5、T=200，按表选用圆筒余量值？</w:t>
      </w:r>
    </w:p>
    <w:p w14:paraId="22F44A2A" w14:textId="77777777" w:rsidR="0043490E" w:rsidRPr="00302C08" w:rsidRDefault="0043490E" w:rsidP="0043490E">
      <w:pPr>
        <w:rPr>
          <w:rFonts w:ascii="微软雅黑" w:hAnsi="微软雅黑" w:hint="eastAsia"/>
          <w:color w:val="4472C4" w:themeColor="accent1"/>
          <w:sz w:val="18"/>
          <w:szCs w:val="20"/>
        </w:rPr>
      </w:pPr>
      <w:proofErr w:type="gramStart"/>
      <w:r w:rsidRPr="00302C08">
        <w:rPr>
          <w:rFonts w:ascii="微软雅黑" w:hAnsi="微软雅黑" w:hint="eastAsia"/>
          <w:color w:val="4472C4" w:themeColor="accent1"/>
          <w:sz w:val="18"/>
          <w:szCs w:val="20"/>
        </w:rPr>
        <w:t>选用值</w:t>
      </w:r>
      <w:proofErr w:type="gramEnd"/>
      <w:r w:rsidRPr="00302C08">
        <w:rPr>
          <w:rFonts w:ascii="微软雅黑" w:hAnsi="微软雅黑" w:hint="eastAsia"/>
          <w:color w:val="4472C4" w:themeColor="accent1"/>
          <w:sz w:val="18"/>
          <w:szCs w:val="20"/>
        </w:rPr>
        <w:t>为</w:t>
      </w:r>
      <w:r w:rsidRPr="00302C08">
        <w:rPr>
          <w:rFonts w:ascii="微软雅黑" w:hAnsi="微软雅黑"/>
          <w:color w:val="4472C4" w:themeColor="accent1"/>
          <w:sz w:val="18"/>
          <w:szCs w:val="20"/>
        </w:rPr>
        <w:t xml:space="preserve">X1=3，5和X2=1,2.5，取用值为X1=max(3，5)，X2=max(1，2.5) </w:t>
      </w:r>
      <w:r w:rsidRPr="00302C08">
        <w:rPr>
          <w:rFonts w:ascii="微软雅黑" w:hAnsi="微软雅黑" w:hint="eastAsia"/>
          <w:color w:val="4472C4" w:themeColor="accent1"/>
          <w:sz w:val="18"/>
          <w:szCs w:val="20"/>
        </w:rPr>
        <w:t>即</w:t>
      </w:r>
      <w:r w:rsidRPr="00302C08">
        <w:rPr>
          <w:rFonts w:ascii="微软雅黑" w:hAnsi="微软雅黑"/>
          <w:color w:val="4472C4" w:themeColor="accent1"/>
          <w:sz w:val="18"/>
          <w:szCs w:val="20"/>
        </w:rPr>
        <w:t>X1=5，X2=2.5输出至设计计算程序。</w:t>
      </w:r>
    </w:p>
    <w:p w14:paraId="10CDFA23" w14:textId="77777777" w:rsidR="00CD587E" w:rsidRPr="00A84DA1" w:rsidRDefault="00CD587E" w:rsidP="00CD587E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A84DA1">
        <w:rPr>
          <w:rFonts w:ascii="微软雅黑" w:hAnsi="微软雅黑" w:hint="eastAsia"/>
        </w:rPr>
        <w:t>圆筒</w:t>
      </w:r>
    </w:p>
    <w:p w14:paraId="4901D221" w14:textId="3628E23C" w:rsidR="00AF7760" w:rsidRPr="00AF7760" w:rsidRDefault="00AF7760" w:rsidP="000C064B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 w:rsidRPr="00AF7760">
        <w:rPr>
          <w:rFonts w:ascii="微软雅黑" w:hAnsi="微软雅黑" w:hint="eastAsia"/>
        </w:rPr>
        <w:t>忽略</w:t>
      </w:r>
      <w:r>
        <w:rPr>
          <w:rFonts w:ascii="微软雅黑" w:hAnsi="微软雅黑" w:hint="eastAsia"/>
        </w:rPr>
        <w:t>圆筒设计</w:t>
      </w:r>
      <w:r w:rsidRPr="00AF7760">
        <w:rPr>
          <w:rFonts w:ascii="微软雅黑" w:hAnsi="微软雅黑" w:hint="eastAsia"/>
        </w:rPr>
        <w:t>余量</w:t>
      </w:r>
      <w:r w:rsidR="000C064B">
        <w:rPr>
          <w:rFonts w:ascii="微软雅黑" w:hAnsi="微软雅黑" w:hint="eastAsia"/>
        </w:rPr>
        <w:t>（</w:t>
      </w:r>
      <w:r w:rsidR="000C064B" w:rsidRPr="000C064B">
        <w:rPr>
          <w:rFonts w:ascii="微软雅黑" w:hAnsi="微软雅黑" w:hint="eastAsia"/>
        </w:rPr>
        <w:t>厚度附加余量</w:t>
      </w:r>
      <w:r w:rsidR="000C064B">
        <w:rPr>
          <w:rFonts w:ascii="微软雅黑" w:hAnsi="微软雅黑" w:hint="eastAsia"/>
        </w:rPr>
        <w:t>）</w:t>
      </w:r>
      <w:r w:rsidRPr="00AF7760">
        <w:rPr>
          <w:rFonts w:ascii="微软雅黑" w:hAnsi="微软雅黑" w:hint="eastAsia"/>
        </w:rPr>
        <w:t>：</w:t>
      </w:r>
      <w:r w:rsidR="00E13D98" w:rsidRPr="00AF7760">
        <w:rPr>
          <w:rFonts w:ascii="微软雅黑" w:hAnsi="微软雅黑" w:hint="eastAsia"/>
        </w:rPr>
        <w:t xml:space="preserve"> </w:t>
      </w:r>
    </w:p>
    <w:p w14:paraId="65E7056B" w14:textId="4A8FCC0C" w:rsidR="00AF7760" w:rsidRPr="00BB6A41" w:rsidRDefault="00BB6A41" w:rsidP="00BB6A41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BB6A41">
        <w:rPr>
          <w:rFonts w:ascii="微软雅黑" w:hAnsi="微软雅黑" w:hint="eastAsia"/>
          <w:sz w:val="18"/>
          <w:szCs w:val="20"/>
        </w:rPr>
        <w:t>如</w:t>
      </w:r>
      <w:r w:rsidRPr="00BB6A41">
        <w:rPr>
          <w:rFonts w:ascii="微软雅黑" w:hAnsi="微软雅黑" w:hint="eastAsia"/>
          <w:sz w:val="18"/>
          <w:szCs w:val="20"/>
        </w:rPr>
        <w:t>圆筒</w:t>
      </w:r>
      <w:r w:rsidR="00AF7760" w:rsidRPr="00BB6A41">
        <w:rPr>
          <w:rFonts w:ascii="微软雅黑" w:hAnsi="微软雅黑" w:hint="eastAsia"/>
          <w:sz w:val="18"/>
          <w:szCs w:val="20"/>
        </w:rPr>
        <w:t>考虑</w:t>
      </w:r>
      <w:r>
        <w:rPr>
          <w:rFonts w:ascii="微软雅黑" w:hAnsi="微软雅黑" w:hint="eastAsia"/>
          <w:sz w:val="18"/>
          <w:szCs w:val="20"/>
        </w:rPr>
        <w:t>厚度</w:t>
      </w:r>
      <w:r w:rsidR="00AF7760" w:rsidRPr="00BB6A41">
        <w:rPr>
          <w:rFonts w:ascii="微软雅黑" w:hAnsi="微软雅黑" w:hint="eastAsia"/>
          <w:sz w:val="18"/>
          <w:szCs w:val="20"/>
        </w:rPr>
        <w:t>附加余量前，</w:t>
      </w:r>
      <w:r w:rsidR="007945A3">
        <w:rPr>
          <w:rFonts w:ascii="微软雅黑" w:hAnsi="微软雅黑" w:hint="eastAsia"/>
          <w:sz w:val="18"/>
          <w:szCs w:val="20"/>
        </w:rPr>
        <w:t>（</w:t>
      </w:r>
      <w:r w:rsidR="007945A3" w:rsidRPr="00BB6A41">
        <w:rPr>
          <w:rFonts w:ascii="微软雅黑" w:hAnsi="微软雅黑" w:hint="eastAsia"/>
          <w:sz w:val="18"/>
          <w:szCs w:val="20"/>
        </w:rPr>
        <w:t>圆筒名义厚度</w:t>
      </w:r>
      <w:r w:rsidR="007945A3" w:rsidRPr="00BB6A41">
        <w:rPr>
          <w:rFonts w:ascii="微软雅黑" w:hAnsi="微软雅黑"/>
          <w:sz w:val="18"/>
          <w:szCs w:val="20"/>
        </w:rPr>
        <w:t>-</w:t>
      </w:r>
      <w:r w:rsidR="007945A3" w:rsidRPr="00BB6A41">
        <w:rPr>
          <w:rFonts w:ascii="微软雅黑" w:hAnsi="微软雅黑" w:hint="eastAsia"/>
          <w:sz w:val="18"/>
          <w:szCs w:val="20"/>
        </w:rPr>
        <w:t>设计厚度</w:t>
      </w:r>
      <w:r w:rsidR="007945A3" w:rsidRPr="00BB6A41">
        <w:rPr>
          <w:rFonts w:ascii="微软雅黑" w:hAnsi="微软雅黑"/>
          <w:sz w:val="18"/>
          <w:szCs w:val="20"/>
        </w:rPr>
        <w:t>-</w:t>
      </w:r>
      <w:r w:rsidR="007945A3" w:rsidRPr="00BB6A41">
        <w:rPr>
          <w:rFonts w:ascii="微软雅黑" w:hAnsi="微软雅黑" w:hint="eastAsia"/>
          <w:sz w:val="18"/>
          <w:szCs w:val="20"/>
        </w:rPr>
        <w:t>厚度负偏差</w:t>
      </w:r>
      <w:r w:rsidR="007945A3">
        <w:rPr>
          <w:rFonts w:ascii="微软雅黑" w:hAnsi="微软雅黑" w:hint="eastAsia"/>
          <w:sz w:val="18"/>
          <w:szCs w:val="20"/>
        </w:rPr>
        <w:t>）</w:t>
      </w:r>
      <w:r w:rsidRPr="00BB6A41">
        <w:rPr>
          <w:rFonts w:ascii="微软雅黑" w:hAnsi="微软雅黑" w:hint="eastAsia"/>
          <w:sz w:val="18"/>
          <w:szCs w:val="20"/>
        </w:rPr>
        <w:t>大于等于</w:t>
      </w:r>
      <w:r w:rsidR="00AF7760" w:rsidRPr="00BB6A41">
        <w:rPr>
          <w:rFonts w:ascii="微软雅黑" w:hAnsi="微软雅黑" w:hint="eastAsia"/>
          <w:sz w:val="18"/>
          <w:szCs w:val="20"/>
        </w:rPr>
        <w:t>附加余量</w:t>
      </w:r>
      <w:r w:rsidRPr="00BB6A41">
        <w:rPr>
          <w:rFonts w:ascii="微软雅黑" w:hAnsi="微软雅黑" w:hint="eastAsia"/>
          <w:sz w:val="18"/>
          <w:szCs w:val="20"/>
        </w:rPr>
        <w:t>值</w:t>
      </w:r>
      <w:r w:rsidR="00AF7760" w:rsidRPr="00BB6A41">
        <w:rPr>
          <w:rFonts w:ascii="微软雅黑" w:hAnsi="微软雅黑" w:hint="eastAsia"/>
          <w:sz w:val="18"/>
          <w:szCs w:val="20"/>
        </w:rPr>
        <w:t>时；</w:t>
      </w:r>
      <w:r w:rsidR="0023177B">
        <w:rPr>
          <w:rFonts w:ascii="微软雅黑" w:hAnsi="微软雅黑" w:hint="eastAsia"/>
          <w:sz w:val="18"/>
          <w:szCs w:val="20"/>
        </w:rPr>
        <w:t>（</w:t>
      </w:r>
      <w:r w:rsidR="0023177B" w:rsidRPr="0023177B">
        <w:rPr>
          <w:rFonts w:ascii="微软雅黑" w:hAnsi="微软雅黑" w:hint="eastAsia"/>
          <w:color w:val="FF0000"/>
          <w:sz w:val="18"/>
          <w:szCs w:val="20"/>
        </w:rPr>
        <w:t>可以考虑删除</w:t>
      </w:r>
      <w:r w:rsidR="0023177B">
        <w:rPr>
          <w:rFonts w:ascii="微软雅黑" w:hAnsi="微软雅黑" w:hint="eastAsia"/>
          <w:sz w:val="18"/>
          <w:szCs w:val="20"/>
        </w:rPr>
        <w:t>）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2.2.1.1</w:t>
      </w:r>
      <w:r w:rsidR="00E13D98">
        <w:rPr>
          <w:rFonts w:ascii="微软雅黑" w:hAnsi="微软雅黑" w:hint="eastAsia"/>
        </w:rPr>
        <w:t>）</w:t>
      </w:r>
    </w:p>
    <w:p w14:paraId="6AC7B402" w14:textId="0D3EA3C2" w:rsidR="00AF7760" w:rsidRPr="00BB6A41" w:rsidRDefault="00BB6A41" w:rsidP="00BB6A41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BB6A41">
        <w:rPr>
          <w:rFonts w:ascii="微软雅黑" w:hAnsi="微软雅黑" w:hint="eastAsia"/>
          <w:sz w:val="18"/>
          <w:szCs w:val="20"/>
        </w:rPr>
        <w:t>如</w:t>
      </w:r>
      <w:r w:rsidRPr="00BB6A41">
        <w:rPr>
          <w:rFonts w:ascii="微软雅黑" w:hAnsi="微软雅黑" w:hint="eastAsia"/>
          <w:sz w:val="18"/>
          <w:szCs w:val="20"/>
        </w:rPr>
        <w:t>圆筒</w:t>
      </w:r>
      <w:r w:rsidR="00AF7760" w:rsidRPr="00BB6A41">
        <w:rPr>
          <w:rFonts w:ascii="微软雅黑" w:hAnsi="微软雅黑" w:hint="eastAsia"/>
          <w:sz w:val="18"/>
          <w:szCs w:val="20"/>
        </w:rPr>
        <w:t>厚度</w:t>
      </w:r>
      <w:r>
        <w:rPr>
          <w:rFonts w:ascii="微软雅黑" w:hAnsi="微软雅黑" w:hint="eastAsia"/>
          <w:sz w:val="18"/>
          <w:szCs w:val="20"/>
        </w:rPr>
        <w:t>按</w:t>
      </w:r>
      <w:r w:rsidR="00AF7760" w:rsidRPr="00BB6A41">
        <w:rPr>
          <w:rFonts w:ascii="微软雅黑" w:hAnsi="微软雅黑" w:hint="eastAsia"/>
          <w:sz w:val="18"/>
          <w:szCs w:val="20"/>
        </w:rPr>
        <w:t>附加余量</w:t>
      </w:r>
      <w:r>
        <w:rPr>
          <w:rFonts w:ascii="微软雅黑" w:hAnsi="微软雅黑" w:hint="eastAsia"/>
          <w:sz w:val="18"/>
          <w:szCs w:val="20"/>
        </w:rPr>
        <w:t>值增加</w:t>
      </w:r>
      <w:r w:rsidR="00AF7760" w:rsidRPr="00BB6A41">
        <w:rPr>
          <w:rFonts w:ascii="微软雅黑" w:hAnsi="微软雅黑" w:hint="eastAsia"/>
          <w:sz w:val="18"/>
          <w:szCs w:val="20"/>
        </w:rPr>
        <w:t>将导致圆筒材料许用应力</w:t>
      </w:r>
      <w:r w:rsidR="000C064B">
        <w:rPr>
          <w:rFonts w:ascii="微软雅黑" w:hAnsi="微软雅黑" w:hint="eastAsia"/>
          <w:sz w:val="18"/>
          <w:szCs w:val="20"/>
        </w:rPr>
        <w:t>值</w:t>
      </w:r>
      <w:r w:rsidR="00AF7760" w:rsidRPr="00BB6A41">
        <w:rPr>
          <w:rFonts w:ascii="微软雅黑" w:hAnsi="微软雅黑" w:hint="eastAsia"/>
          <w:sz w:val="18"/>
          <w:szCs w:val="20"/>
        </w:rPr>
        <w:t>改变，且</w:t>
      </w:r>
      <w:r w:rsidRPr="00BB6A41">
        <w:rPr>
          <w:rFonts w:ascii="微软雅黑" w:hAnsi="微软雅黑" w:hint="eastAsia"/>
          <w:sz w:val="18"/>
          <w:szCs w:val="20"/>
        </w:rPr>
        <w:t>考虑</w:t>
      </w:r>
      <w:r>
        <w:rPr>
          <w:rFonts w:ascii="微软雅黑" w:hAnsi="微软雅黑" w:hint="eastAsia"/>
          <w:sz w:val="18"/>
          <w:szCs w:val="20"/>
        </w:rPr>
        <w:t>厚度</w:t>
      </w:r>
      <w:r w:rsidRPr="00BB6A41">
        <w:rPr>
          <w:rFonts w:ascii="微软雅黑" w:hAnsi="微软雅黑" w:hint="eastAsia"/>
          <w:sz w:val="18"/>
          <w:szCs w:val="20"/>
        </w:rPr>
        <w:t>附加余量前</w:t>
      </w:r>
      <w:r w:rsidR="00AF7760" w:rsidRPr="00BB6A41">
        <w:rPr>
          <w:rFonts w:ascii="微软雅黑" w:hAnsi="微软雅黑" w:hint="eastAsia"/>
          <w:sz w:val="18"/>
          <w:szCs w:val="20"/>
        </w:rPr>
        <w:t>，</w:t>
      </w:r>
      <w:r w:rsidR="007945A3">
        <w:rPr>
          <w:rFonts w:ascii="微软雅黑" w:hAnsi="微软雅黑" w:hint="eastAsia"/>
          <w:sz w:val="18"/>
          <w:szCs w:val="20"/>
        </w:rPr>
        <w:t>（</w:t>
      </w:r>
      <w:r w:rsidR="007945A3" w:rsidRPr="00BB6A41">
        <w:rPr>
          <w:rFonts w:ascii="微软雅黑" w:hAnsi="微软雅黑" w:hint="eastAsia"/>
          <w:sz w:val="18"/>
          <w:szCs w:val="20"/>
        </w:rPr>
        <w:t>圆筒名义厚度</w:t>
      </w:r>
      <w:r w:rsidR="007945A3" w:rsidRPr="00BB6A41">
        <w:rPr>
          <w:rFonts w:ascii="微软雅黑" w:hAnsi="微软雅黑"/>
          <w:sz w:val="18"/>
          <w:szCs w:val="20"/>
        </w:rPr>
        <w:t>-</w:t>
      </w:r>
      <w:r w:rsidR="007945A3" w:rsidRPr="00BB6A41">
        <w:rPr>
          <w:rFonts w:ascii="微软雅黑" w:hAnsi="微软雅黑" w:hint="eastAsia"/>
          <w:sz w:val="18"/>
          <w:szCs w:val="20"/>
        </w:rPr>
        <w:t>设计厚度</w:t>
      </w:r>
      <w:r w:rsidR="007945A3" w:rsidRPr="00BB6A41">
        <w:rPr>
          <w:rFonts w:ascii="微软雅黑" w:hAnsi="微软雅黑"/>
          <w:sz w:val="18"/>
          <w:szCs w:val="20"/>
        </w:rPr>
        <w:t>-</w:t>
      </w:r>
      <w:r w:rsidR="007945A3" w:rsidRPr="00BB6A41">
        <w:rPr>
          <w:rFonts w:ascii="微软雅黑" w:hAnsi="微软雅黑" w:hint="eastAsia"/>
          <w:sz w:val="18"/>
          <w:szCs w:val="20"/>
        </w:rPr>
        <w:t>厚度负偏差</w:t>
      </w:r>
      <w:r w:rsidR="007945A3">
        <w:rPr>
          <w:rFonts w:ascii="微软雅黑" w:hAnsi="微软雅黑" w:hint="eastAsia"/>
          <w:sz w:val="18"/>
          <w:szCs w:val="20"/>
        </w:rPr>
        <w:t>）</w:t>
      </w:r>
      <w:r w:rsidR="00AF7760" w:rsidRPr="00BB6A41">
        <w:rPr>
          <w:rFonts w:ascii="微软雅黑" w:hAnsi="微软雅黑"/>
          <w:sz w:val="18"/>
          <w:szCs w:val="20"/>
        </w:rPr>
        <w:t>&gt;</w:t>
      </w:r>
      <w:r w:rsidR="00AF7760" w:rsidRPr="00BB6A41">
        <w:rPr>
          <w:rFonts w:ascii="微软雅黑" w:hAnsi="微软雅黑"/>
          <w:b/>
          <w:bCs/>
          <w:color w:val="FF0000"/>
          <w:sz w:val="18"/>
          <w:szCs w:val="20"/>
        </w:rPr>
        <w:t>0.8</w:t>
      </w:r>
      <w:r w:rsidR="00AF7760" w:rsidRPr="00BB6A41">
        <w:rPr>
          <w:rFonts w:ascii="微软雅黑" w:hAnsi="微软雅黑"/>
          <w:sz w:val="18"/>
          <w:szCs w:val="20"/>
        </w:rPr>
        <w:t>mm</w:t>
      </w:r>
      <w:r>
        <w:rPr>
          <w:rFonts w:ascii="微软雅黑" w:hAnsi="微软雅黑" w:hint="eastAsia"/>
          <w:sz w:val="18"/>
          <w:szCs w:val="20"/>
        </w:rPr>
        <w:t>时</w:t>
      </w:r>
      <w:r w:rsidR="00AF7760" w:rsidRPr="00BB6A41">
        <w:rPr>
          <w:rFonts w:ascii="微软雅黑" w:hAnsi="微软雅黑" w:hint="eastAsia"/>
          <w:sz w:val="18"/>
          <w:szCs w:val="20"/>
        </w:rPr>
        <w:t>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2.2.1.2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2.2.1.2.1</w:t>
      </w:r>
      <w:r w:rsidR="00E13D98">
        <w:rPr>
          <w:rFonts w:ascii="微软雅黑" w:hAnsi="微软雅黑" w:hint="eastAsia"/>
        </w:rPr>
        <w:t>）</w:t>
      </w:r>
    </w:p>
    <w:p w14:paraId="0A519E46" w14:textId="77777777" w:rsidR="00AF7760" w:rsidRPr="000C064B" w:rsidRDefault="00AF7760" w:rsidP="000C064B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 w:rsidRPr="000C064B">
        <w:rPr>
          <w:rFonts w:ascii="微软雅黑" w:hAnsi="微软雅黑" w:hint="eastAsia"/>
        </w:rPr>
        <w:t>统一圆筒</w:t>
      </w:r>
      <w:r w:rsidR="000C064B">
        <w:rPr>
          <w:rFonts w:ascii="微软雅黑" w:hAnsi="微软雅黑" w:hint="eastAsia"/>
        </w:rPr>
        <w:t>（管箱、外头盖）</w:t>
      </w:r>
      <w:r w:rsidRPr="000C064B">
        <w:rPr>
          <w:rFonts w:ascii="微软雅黑" w:hAnsi="微软雅黑" w:hint="eastAsia"/>
        </w:rPr>
        <w:t>与封头</w:t>
      </w:r>
      <w:r w:rsidR="000C064B">
        <w:rPr>
          <w:rFonts w:ascii="微软雅黑" w:hAnsi="微软雅黑" w:hint="eastAsia"/>
        </w:rPr>
        <w:t>的</w:t>
      </w:r>
      <w:r w:rsidRPr="000C064B">
        <w:rPr>
          <w:rFonts w:ascii="微软雅黑" w:hAnsi="微软雅黑" w:hint="eastAsia"/>
        </w:rPr>
        <w:t>厚度：</w:t>
      </w:r>
    </w:p>
    <w:p w14:paraId="52E520C1" w14:textId="31CBCBB7" w:rsidR="00E13D98" w:rsidRPr="00BB6A41" w:rsidRDefault="00153CC2" w:rsidP="00E13D9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0C064B">
        <w:rPr>
          <w:rFonts w:ascii="微软雅黑" w:hAnsi="微软雅黑" w:hint="eastAsia"/>
          <w:sz w:val="18"/>
          <w:szCs w:val="20"/>
        </w:rPr>
        <w:t>当</w:t>
      </w:r>
      <w:r w:rsidR="000C064B">
        <w:rPr>
          <w:rFonts w:ascii="微软雅黑" w:hAnsi="微软雅黑" w:hint="eastAsia"/>
          <w:sz w:val="18"/>
          <w:szCs w:val="20"/>
        </w:rPr>
        <w:t>（</w:t>
      </w:r>
      <w:r w:rsidR="000C064B" w:rsidRPr="000C064B">
        <w:rPr>
          <w:rFonts w:ascii="微软雅黑" w:hAnsi="微软雅黑" w:hint="eastAsia"/>
          <w:sz w:val="18"/>
          <w:szCs w:val="20"/>
        </w:rPr>
        <w:t>封头厚度</w:t>
      </w:r>
      <w:r w:rsidR="000C064B">
        <w:rPr>
          <w:rFonts w:ascii="微软雅黑" w:hAnsi="微软雅黑" w:hint="eastAsia"/>
          <w:sz w:val="18"/>
          <w:szCs w:val="20"/>
        </w:rPr>
        <w:t>-</w:t>
      </w:r>
      <w:r w:rsidR="000C064B" w:rsidRPr="000C064B">
        <w:rPr>
          <w:rFonts w:ascii="微软雅黑" w:hAnsi="微软雅黑" w:hint="eastAsia"/>
          <w:sz w:val="18"/>
          <w:szCs w:val="20"/>
        </w:rPr>
        <w:t>圆筒厚度</w:t>
      </w:r>
      <w:r w:rsidR="000C064B">
        <w:rPr>
          <w:rFonts w:ascii="微软雅黑" w:hAnsi="微软雅黑" w:hint="eastAsia"/>
          <w:sz w:val="18"/>
          <w:szCs w:val="20"/>
        </w:rPr>
        <w:t>）</w:t>
      </w:r>
      <w:r w:rsidR="00AF7760" w:rsidRPr="000C064B">
        <w:rPr>
          <w:rFonts w:ascii="微软雅黑" w:hAnsi="微软雅黑" w:hint="eastAsia"/>
          <w:sz w:val="18"/>
          <w:szCs w:val="20"/>
        </w:rPr>
        <w:t>≤</w:t>
      </w:r>
      <w:r w:rsidR="00AF7760" w:rsidRPr="000C064B">
        <w:rPr>
          <w:rFonts w:ascii="微软雅黑" w:hAnsi="微软雅黑"/>
          <w:b/>
          <w:color w:val="FF0000"/>
          <w:sz w:val="18"/>
          <w:szCs w:val="20"/>
        </w:rPr>
        <w:t>2</w:t>
      </w:r>
      <w:r w:rsidR="00AF7760" w:rsidRPr="000C064B">
        <w:rPr>
          <w:rFonts w:ascii="微软雅黑" w:hAnsi="微软雅黑"/>
          <w:sz w:val="18"/>
          <w:szCs w:val="20"/>
        </w:rPr>
        <w:t>mm</w:t>
      </w:r>
      <w:r w:rsidR="000C064B">
        <w:rPr>
          <w:rFonts w:ascii="微软雅黑" w:hAnsi="微软雅黑" w:hint="eastAsia"/>
          <w:sz w:val="18"/>
          <w:szCs w:val="20"/>
        </w:rPr>
        <w:t>且统一厚度后，不引起</w:t>
      </w:r>
      <w:r w:rsidR="00AF7760" w:rsidRPr="000C064B">
        <w:rPr>
          <w:rFonts w:ascii="微软雅黑" w:hAnsi="微软雅黑" w:hint="eastAsia"/>
          <w:sz w:val="18"/>
          <w:szCs w:val="20"/>
        </w:rPr>
        <w:t>圆筒</w:t>
      </w:r>
      <w:r w:rsidR="000C064B">
        <w:rPr>
          <w:rFonts w:ascii="微软雅黑" w:hAnsi="微软雅黑" w:hint="eastAsia"/>
          <w:sz w:val="18"/>
          <w:szCs w:val="20"/>
        </w:rPr>
        <w:t>材料</w:t>
      </w:r>
      <w:r w:rsidR="00AF7760" w:rsidRPr="000C064B">
        <w:rPr>
          <w:rFonts w:ascii="微软雅黑" w:hAnsi="微软雅黑" w:hint="eastAsia"/>
          <w:sz w:val="18"/>
          <w:szCs w:val="20"/>
        </w:rPr>
        <w:t>许用应力</w:t>
      </w:r>
      <w:r w:rsidR="000C064B">
        <w:rPr>
          <w:rFonts w:ascii="微软雅黑" w:hAnsi="微软雅黑" w:hint="eastAsia"/>
          <w:sz w:val="18"/>
          <w:szCs w:val="20"/>
        </w:rPr>
        <w:t>值</w:t>
      </w:r>
      <w:r w:rsidR="00AF7760" w:rsidRPr="000C064B">
        <w:rPr>
          <w:rFonts w:ascii="微软雅黑" w:hAnsi="微软雅黑" w:hint="eastAsia"/>
          <w:sz w:val="18"/>
          <w:szCs w:val="20"/>
        </w:rPr>
        <w:t>改变</w:t>
      </w:r>
      <w:r w:rsidR="000C064B">
        <w:rPr>
          <w:rFonts w:ascii="微软雅黑" w:hAnsi="微软雅黑" w:hint="eastAsia"/>
          <w:sz w:val="18"/>
          <w:szCs w:val="20"/>
        </w:rPr>
        <w:t>时。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2.2.2.1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2.2.2.1.1</w:t>
      </w:r>
      <w:r w:rsidR="00E13D98">
        <w:rPr>
          <w:rFonts w:ascii="微软雅黑" w:hAnsi="微软雅黑" w:hint="eastAsia"/>
        </w:rPr>
        <w:t>）</w:t>
      </w:r>
    </w:p>
    <w:p w14:paraId="7831AC7B" w14:textId="3B265D56" w:rsidR="00AF7760" w:rsidRPr="000C064B" w:rsidRDefault="00AF7760" w:rsidP="000C064B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</w:p>
    <w:p w14:paraId="24B2EEB6" w14:textId="77777777" w:rsidR="00AF7760" w:rsidRPr="000C064B" w:rsidRDefault="00AF7760" w:rsidP="000C064B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 w:rsidRPr="000C064B">
        <w:rPr>
          <w:rFonts w:ascii="微软雅黑" w:hAnsi="微软雅黑" w:hint="eastAsia"/>
        </w:rPr>
        <w:t>增加圆筒</w:t>
      </w:r>
      <w:r w:rsidR="000C064B">
        <w:rPr>
          <w:rFonts w:ascii="微软雅黑" w:hAnsi="微软雅黑" w:hint="eastAsia"/>
        </w:rPr>
        <w:t>（管箱、壳体、外头盖）</w:t>
      </w:r>
      <w:r w:rsidRPr="000C064B">
        <w:rPr>
          <w:rFonts w:ascii="微软雅黑" w:hAnsi="微软雅黑" w:hint="eastAsia"/>
        </w:rPr>
        <w:t>厚度：</w:t>
      </w:r>
    </w:p>
    <w:p w14:paraId="7F7C71B0" w14:textId="187D2B3E" w:rsidR="00AF7760" w:rsidRPr="00705768" w:rsidRDefault="00705768" w:rsidP="0070576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705768">
        <w:rPr>
          <w:rFonts w:ascii="微软雅黑" w:hAnsi="微软雅黑" w:hint="eastAsia"/>
          <w:sz w:val="18"/>
          <w:szCs w:val="20"/>
        </w:rPr>
        <w:t>当</w:t>
      </w:r>
      <w:r>
        <w:rPr>
          <w:rFonts w:ascii="微软雅黑" w:hAnsi="微软雅黑" w:hint="eastAsia"/>
          <w:sz w:val="18"/>
          <w:szCs w:val="20"/>
        </w:rPr>
        <w:t>（</w:t>
      </w:r>
      <w:r w:rsidRPr="00705768">
        <w:rPr>
          <w:rFonts w:ascii="微软雅黑" w:hAnsi="微软雅黑" w:hint="eastAsia"/>
          <w:sz w:val="18"/>
          <w:szCs w:val="20"/>
        </w:rPr>
        <w:t>封头厚度</w:t>
      </w:r>
      <w:r w:rsidRPr="00705768">
        <w:rPr>
          <w:rFonts w:ascii="微软雅黑" w:hAnsi="微软雅黑"/>
          <w:sz w:val="18"/>
          <w:szCs w:val="20"/>
        </w:rPr>
        <w:t>-</w:t>
      </w:r>
      <w:r w:rsidRPr="00705768">
        <w:rPr>
          <w:rFonts w:ascii="微软雅黑" w:hAnsi="微软雅黑" w:hint="eastAsia"/>
          <w:sz w:val="18"/>
          <w:szCs w:val="20"/>
        </w:rPr>
        <w:t>圆筒厚度</w:t>
      </w:r>
      <w:r>
        <w:rPr>
          <w:rFonts w:ascii="微软雅黑" w:hAnsi="微软雅黑" w:hint="eastAsia"/>
          <w:sz w:val="18"/>
          <w:szCs w:val="20"/>
        </w:rPr>
        <w:t>）</w:t>
      </w:r>
      <w:r w:rsidR="00AF7760" w:rsidRPr="00705768">
        <w:rPr>
          <w:rFonts w:ascii="微软雅黑" w:hAnsi="微软雅黑"/>
          <w:sz w:val="18"/>
          <w:szCs w:val="20"/>
        </w:rPr>
        <w:t>&gt;</w:t>
      </w:r>
      <w:r>
        <w:rPr>
          <w:rFonts w:ascii="微软雅黑" w:hAnsi="微软雅黑" w:hint="eastAsia"/>
          <w:b/>
          <w:color w:val="FF0000"/>
          <w:sz w:val="18"/>
          <w:szCs w:val="20"/>
        </w:rPr>
        <w:t>4</w:t>
      </w:r>
      <w:r w:rsidR="00AF7760" w:rsidRPr="00705768">
        <w:rPr>
          <w:rFonts w:ascii="微软雅黑" w:hAnsi="微软雅黑"/>
          <w:sz w:val="18"/>
          <w:szCs w:val="20"/>
        </w:rPr>
        <w:t>mm</w:t>
      </w:r>
      <w:r w:rsidR="00AF7760" w:rsidRPr="00705768">
        <w:rPr>
          <w:rFonts w:ascii="微软雅黑" w:hAnsi="微软雅黑" w:hint="eastAsia"/>
          <w:sz w:val="18"/>
          <w:szCs w:val="20"/>
        </w:rPr>
        <w:t>时，</w:t>
      </w:r>
      <w:r>
        <w:rPr>
          <w:rFonts w:ascii="微软雅黑" w:hAnsi="微软雅黑" w:hint="eastAsia"/>
          <w:sz w:val="18"/>
          <w:szCs w:val="20"/>
        </w:rPr>
        <w:t>将</w:t>
      </w:r>
      <w:r w:rsidR="00AF7760" w:rsidRPr="00705768">
        <w:rPr>
          <w:rFonts w:ascii="微软雅黑" w:hAnsi="微软雅黑" w:hint="eastAsia"/>
          <w:sz w:val="18"/>
          <w:szCs w:val="20"/>
        </w:rPr>
        <w:t>圆筒厚度</w:t>
      </w:r>
      <w:r>
        <w:rPr>
          <w:rFonts w:ascii="微软雅黑" w:hAnsi="微软雅黑" w:hint="eastAsia"/>
          <w:sz w:val="18"/>
          <w:szCs w:val="20"/>
        </w:rPr>
        <w:t>值</w:t>
      </w:r>
      <w:r w:rsidRPr="00705768">
        <w:rPr>
          <w:rFonts w:ascii="微软雅黑" w:hAnsi="微软雅黑" w:hint="eastAsia"/>
          <w:sz w:val="18"/>
          <w:szCs w:val="20"/>
        </w:rPr>
        <w:t>增加</w:t>
      </w:r>
      <w:r w:rsidR="00AF7760" w:rsidRPr="00705768">
        <w:rPr>
          <w:rFonts w:ascii="微软雅黑" w:hAnsi="微软雅黑" w:hint="eastAsia"/>
          <w:sz w:val="18"/>
          <w:szCs w:val="20"/>
        </w:rPr>
        <w:t>至：</w:t>
      </w:r>
      <w:r>
        <w:rPr>
          <w:rFonts w:ascii="微软雅黑" w:hAnsi="微软雅黑" w:hint="eastAsia"/>
          <w:sz w:val="18"/>
          <w:szCs w:val="20"/>
        </w:rPr>
        <w:t>（</w:t>
      </w:r>
      <w:r w:rsidRPr="00705768">
        <w:rPr>
          <w:rFonts w:ascii="微软雅黑" w:hAnsi="微软雅黑" w:hint="eastAsia"/>
          <w:sz w:val="18"/>
          <w:szCs w:val="20"/>
        </w:rPr>
        <w:t>封头厚度</w:t>
      </w:r>
      <w:r w:rsidRPr="00705768">
        <w:rPr>
          <w:rFonts w:ascii="微软雅黑" w:hAnsi="微软雅黑"/>
          <w:sz w:val="18"/>
          <w:szCs w:val="20"/>
        </w:rPr>
        <w:t>-</w:t>
      </w:r>
      <w:r w:rsidRPr="00705768">
        <w:rPr>
          <w:rFonts w:ascii="微软雅黑" w:hAnsi="微软雅黑" w:hint="eastAsia"/>
          <w:sz w:val="18"/>
          <w:szCs w:val="20"/>
        </w:rPr>
        <w:t>圆筒厚度</w:t>
      </w:r>
      <w:r>
        <w:rPr>
          <w:rFonts w:ascii="微软雅黑" w:hAnsi="微软雅黑" w:hint="eastAsia"/>
          <w:sz w:val="18"/>
          <w:szCs w:val="20"/>
        </w:rPr>
        <w:t>）</w:t>
      </w:r>
      <w:r w:rsidR="00AF7760" w:rsidRPr="00705768">
        <w:rPr>
          <w:rFonts w:ascii="微软雅黑" w:hAnsi="微软雅黑"/>
          <w:sz w:val="18"/>
          <w:szCs w:val="20"/>
        </w:rPr>
        <w:t>≤</w:t>
      </w:r>
      <w:r w:rsidRPr="00705768">
        <w:rPr>
          <w:rFonts w:ascii="微软雅黑" w:hAnsi="微软雅黑" w:hint="eastAsia"/>
          <w:b/>
          <w:color w:val="FF0000"/>
          <w:sz w:val="18"/>
          <w:szCs w:val="20"/>
        </w:rPr>
        <w:t>4</w:t>
      </w:r>
      <w:r w:rsidRPr="00705768">
        <w:rPr>
          <w:rFonts w:ascii="微软雅黑" w:hAnsi="微软雅黑"/>
          <w:sz w:val="18"/>
          <w:szCs w:val="20"/>
        </w:rPr>
        <w:t>mm</w:t>
      </w:r>
      <w:r>
        <w:rPr>
          <w:rFonts w:ascii="微软雅黑" w:hAnsi="微软雅黑" w:hint="eastAsia"/>
          <w:sz w:val="18"/>
          <w:szCs w:val="20"/>
        </w:rPr>
        <w:t>（</w:t>
      </w:r>
      <w:r w:rsidRPr="00705768">
        <w:rPr>
          <w:rFonts w:ascii="微软雅黑" w:hAnsi="微软雅黑" w:hint="eastAsia"/>
          <w:sz w:val="18"/>
          <w:szCs w:val="20"/>
        </w:rPr>
        <w:t>以圆筒强度校核通过为准</w:t>
      </w:r>
      <w:r>
        <w:rPr>
          <w:rFonts w:ascii="微软雅黑" w:hAnsi="微软雅黑" w:hint="eastAsia"/>
          <w:sz w:val="18"/>
          <w:szCs w:val="20"/>
        </w:rPr>
        <w:t>）。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2.2.3.1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2.2.3.1.1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2.2.3.1.</w:t>
      </w:r>
      <w:r w:rsidR="00E13D98">
        <w:rPr>
          <w:rFonts w:ascii="微软雅黑" w:hAnsi="微软雅黑" w:hint="eastAsia"/>
        </w:rPr>
        <w:t>2）</w:t>
      </w:r>
    </w:p>
    <w:p w14:paraId="64226845" w14:textId="478F994D" w:rsidR="00AF7760" w:rsidRPr="00705768" w:rsidRDefault="00705768" w:rsidP="0070576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705768">
        <w:rPr>
          <w:rFonts w:ascii="微软雅黑" w:hAnsi="微软雅黑" w:hint="eastAsia"/>
          <w:sz w:val="18"/>
          <w:szCs w:val="20"/>
        </w:rPr>
        <w:t>当圆筒厚度受外</w:t>
      </w:r>
      <w:proofErr w:type="gramStart"/>
      <w:r w:rsidR="00AF7760" w:rsidRPr="00705768">
        <w:rPr>
          <w:rFonts w:ascii="微软雅黑" w:hAnsi="微软雅黑" w:hint="eastAsia"/>
          <w:sz w:val="18"/>
          <w:szCs w:val="20"/>
        </w:rPr>
        <w:t>压控制</w:t>
      </w:r>
      <w:proofErr w:type="gramEnd"/>
      <w:r w:rsidR="00AF7760" w:rsidRPr="00705768">
        <w:rPr>
          <w:rFonts w:ascii="微软雅黑" w:hAnsi="微软雅黑" w:hint="eastAsia"/>
          <w:sz w:val="18"/>
          <w:szCs w:val="20"/>
        </w:rPr>
        <w:t>时；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2.2.3.2</w:t>
      </w:r>
      <w:r w:rsidR="00E13D98">
        <w:rPr>
          <w:rFonts w:ascii="微软雅黑" w:hAnsi="微软雅黑" w:hint="eastAsia"/>
        </w:rPr>
        <w:t>）</w:t>
      </w:r>
    </w:p>
    <w:p w14:paraId="1706F84F" w14:textId="6FE09495" w:rsidR="00AF7760" w:rsidRPr="00705768" w:rsidRDefault="00705768" w:rsidP="0070576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705768">
        <w:rPr>
          <w:rFonts w:ascii="微软雅黑" w:hAnsi="微软雅黑" w:hint="eastAsia"/>
          <w:sz w:val="18"/>
          <w:szCs w:val="20"/>
        </w:rPr>
        <w:t>当圆筒附属接管局部应力校核不通过时；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2.2.3.</w:t>
      </w:r>
      <w:r w:rsidR="00E13D98">
        <w:rPr>
          <w:rFonts w:ascii="微软雅黑" w:hAnsi="微软雅黑" w:hint="eastAsia"/>
        </w:rPr>
        <w:t>3）</w:t>
      </w:r>
    </w:p>
    <w:p w14:paraId="0170AEFE" w14:textId="4B9798ED" w:rsidR="00AF7760" w:rsidRDefault="00705768" w:rsidP="0070576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F7760" w:rsidRPr="00705768">
        <w:rPr>
          <w:rFonts w:ascii="微软雅黑" w:hAnsi="微软雅黑" w:hint="eastAsia"/>
          <w:sz w:val="18"/>
          <w:szCs w:val="20"/>
        </w:rPr>
        <w:t>当耐压试验压力下圆筒的应力校核不满足规范要求时。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2.2.3.</w:t>
      </w:r>
      <w:r w:rsidR="00E13D98">
        <w:rPr>
          <w:rFonts w:ascii="微软雅黑" w:hAnsi="微软雅黑" w:hint="eastAsia"/>
        </w:rPr>
        <w:t>4）</w:t>
      </w:r>
    </w:p>
    <w:p w14:paraId="5AF5F3E7" w14:textId="77777777" w:rsidR="009A7ADD" w:rsidRPr="009A7ADD" w:rsidRDefault="009A7ADD" w:rsidP="009A7ADD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 w:rsidRPr="009A7ADD">
        <w:rPr>
          <w:rFonts w:ascii="微软雅黑" w:hAnsi="微软雅黑" w:hint="eastAsia"/>
        </w:rPr>
        <w:t>统一管/壳程圆筒厚度</w:t>
      </w:r>
    </w:p>
    <w:p w14:paraId="57242C9D" w14:textId="5CEF665A" w:rsidR="00514D75" w:rsidRDefault="000B5394" w:rsidP="00514D75">
      <w:pPr>
        <w:pStyle w:val="a0"/>
        <w:ind w:left="780" w:firstLineChars="0" w:firstLine="0"/>
        <w:rPr>
          <w:rFonts w:ascii="微软雅黑" w:hAnsi="微软雅黑" w:hint="eastAsia"/>
          <w:color w:val="FF0000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>
        <w:rPr>
          <w:rFonts w:ascii="微软雅黑" w:hAnsi="微软雅黑" w:hint="eastAsia"/>
          <w:sz w:val="18"/>
          <w:szCs w:val="20"/>
        </w:rPr>
        <w:t>当管/壳程圆筒材质一致时，且名义厚度差值</w:t>
      </w:r>
      <w:r w:rsidRPr="000C064B">
        <w:rPr>
          <w:rFonts w:ascii="微软雅黑" w:hAnsi="微软雅黑" w:hint="eastAsia"/>
          <w:sz w:val="18"/>
          <w:szCs w:val="20"/>
        </w:rPr>
        <w:t>≤</w:t>
      </w:r>
      <w:r w:rsidRPr="000C064B">
        <w:rPr>
          <w:rFonts w:ascii="微软雅黑" w:hAnsi="微软雅黑"/>
          <w:b/>
          <w:color w:val="FF0000"/>
          <w:sz w:val="18"/>
          <w:szCs w:val="20"/>
        </w:rPr>
        <w:t>2</w:t>
      </w:r>
      <w:r w:rsidRPr="000C064B">
        <w:rPr>
          <w:rFonts w:ascii="微软雅黑" w:hAnsi="微软雅黑"/>
          <w:sz w:val="18"/>
          <w:szCs w:val="20"/>
        </w:rPr>
        <w:t>mm</w:t>
      </w:r>
      <w:r>
        <w:rPr>
          <w:rFonts w:ascii="微软雅黑" w:hAnsi="微软雅黑" w:hint="eastAsia"/>
          <w:sz w:val="18"/>
          <w:szCs w:val="20"/>
        </w:rPr>
        <w:t>，且统一厚度后，不引起</w:t>
      </w:r>
      <w:r w:rsidRPr="000C064B">
        <w:rPr>
          <w:rFonts w:ascii="微软雅黑" w:hAnsi="微软雅黑" w:hint="eastAsia"/>
          <w:sz w:val="18"/>
          <w:szCs w:val="20"/>
        </w:rPr>
        <w:t>圆筒</w:t>
      </w:r>
      <w:r>
        <w:rPr>
          <w:rFonts w:ascii="微软雅黑" w:hAnsi="微软雅黑" w:hint="eastAsia"/>
          <w:sz w:val="18"/>
          <w:szCs w:val="20"/>
        </w:rPr>
        <w:t>材料</w:t>
      </w:r>
      <w:r w:rsidRPr="000C064B">
        <w:rPr>
          <w:rFonts w:ascii="微软雅黑" w:hAnsi="微软雅黑" w:hint="eastAsia"/>
          <w:sz w:val="18"/>
          <w:szCs w:val="20"/>
        </w:rPr>
        <w:t>许用应力</w:t>
      </w:r>
      <w:r>
        <w:rPr>
          <w:rFonts w:ascii="微软雅黑" w:hAnsi="微软雅黑" w:hint="eastAsia"/>
          <w:sz w:val="18"/>
          <w:szCs w:val="20"/>
        </w:rPr>
        <w:t>值</w:t>
      </w:r>
      <w:r w:rsidRPr="000C064B">
        <w:rPr>
          <w:rFonts w:ascii="微软雅黑" w:hAnsi="微软雅黑" w:hint="eastAsia"/>
          <w:sz w:val="18"/>
          <w:szCs w:val="20"/>
        </w:rPr>
        <w:t>改变</w:t>
      </w:r>
      <w:r>
        <w:rPr>
          <w:rFonts w:ascii="微软雅黑" w:hAnsi="微软雅黑" w:hint="eastAsia"/>
          <w:sz w:val="18"/>
          <w:szCs w:val="20"/>
        </w:rPr>
        <w:t>时，统一管/壳程圆</w:t>
      </w:r>
      <w:r>
        <w:rPr>
          <w:rFonts w:ascii="微软雅黑" w:hAnsi="微软雅黑" w:hint="eastAsia"/>
          <w:sz w:val="18"/>
          <w:szCs w:val="20"/>
        </w:rPr>
        <w:lastRenderedPageBreak/>
        <w:t>筒厚度。</w:t>
      </w:r>
      <w:ins w:id="1" w:author="冯栩迟" w:date="2025-10-15T13:21:00Z">
        <w:r w:rsidR="00AB0BC5" w:rsidRPr="00DB15D7">
          <w:rPr>
            <w:rFonts w:ascii="微软雅黑" w:hAnsi="微软雅黑" w:hint="eastAsia"/>
            <w:color w:val="C00000"/>
            <w:sz w:val="18"/>
            <w:szCs w:val="18"/>
          </w:rPr>
          <w:t>（</w:t>
        </w:r>
        <w:r w:rsidR="00AB0BC5" w:rsidRPr="00F37069">
          <w:rPr>
            <w:rFonts w:ascii="微软雅黑" w:hAnsi="微软雅黑"/>
            <w:color w:val="C00000"/>
            <w:sz w:val="18"/>
            <w:szCs w:val="18"/>
          </w:rPr>
          <w:t>20250</w:t>
        </w:r>
        <w:r w:rsidR="00AB0BC5" w:rsidRPr="00DB15D7">
          <w:rPr>
            <w:rFonts w:ascii="微软雅黑" w:hAnsi="微软雅黑"/>
            <w:color w:val="C00000"/>
            <w:sz w:val="18"/>
            <w:szCs w:val="18"/>
          </w:rPr>
          <w:t>522</w:t>
        </w:r>
        <w:r w:rsidR="00AB0BC5" w:rsidRPr="00DB15D7">
          <w:rPr>
            <w:rFonts w:ascii="微软雅黑" w:hAnsi="微软雅黑" w:hint="eastAsia"/>
            <w:color w:val="C00000"/>
            <w:sz w:val="18"/>
            <w:szCs w:val="18"/>
          </w:rPr>
          <w:t>修订）</w:t>
        </w:r>
      </w:ins>
      <w:r>
        <w:rPr>
          <w:rFonts w:ascii="微软雅黑" w:hAnsi="微软雅黑" w:hint="eastAsia"/>
          <w:sz w:val="18"/>
          <w:szCs w:val="20"/>
        </w:rPr>
        <w:t>（id:2.2.4）(ID:2.2.4.1)</w:t>
      </w:r>
      <w:r w:rsidR="00514D75" w:rsidRPr="00514D75">
        <w:rPr>
          <w:rFonts w:ascii="微软雅黑" w:hAnsi="微软雅黑" w:hint="eastAsia"/>
          <w:color w:val="FF0000"/>
          <w:sz w:val="18"/>
          <w:szCs w:val="20"/>
        </w:rPr>
        <w:t>注，此条款为新增项，为满足本条款需将“</w:t>
      </w:r>
      <w:r w:rsidR="00514D75" w:rsidRPr="00514D75">
        <w:rPr>
          <w:rFonts w:ascii="微软雅黑" w:hAnsi="微软雅黑"/>
          <w:color w:val="FF0000"/>
          <w:sz w:val="18"/>
          <w:szCs w:val="20"/>
        </w:rPr>
        <w:t>BES换热器设计控制顺序</w:t>
      </w:r>
      <w:r w:rsidR="00514D75" w:rsidRPr="00514D75">
        <w:rPr>
          <w:rFonts w:ascii="微软雅黑" w:hAnsi="微软雅黑" w:hint="eastAsia"/>
          <w:color w:val="FF0000"/>
          <w:sz w:val="18"/>
          <w:szCs w:val="20"/>
        </w:rPr>
        <w:t>”文件中的第11项前，重复(与第33</w:t>
      </w:r>
      <w:r w:rsidR="00E3034E">
        <w:rPr>
          <w:rFonts w:ascii="微软雅黑" w:hAnsi="微软雅黑" w:hint="eastAsia"/>
          <w:color w:val="FF0000"/>
          <w:sz w:val="18"/>
          <w:szCs w:val="20"/>
        </w:rPr>
        <w:t>、34、35</w:t>
      </w:r>
      <w:r w:rsidR="00514D75" w:rsidRPr="00514D75">
        <w:rPr>
          <w:rFonts w:ascii="微软雅黑" w:hAnsi="微软雅黑" w:hint="eastAsia"/>
          <w:color w:val="FF0000"/>
          <w:sz w:val="18"/>
          <w:szCs w:val="20"/>
        </w:rPr>
        <w:t>项)设置“壳体圆筒厚度</w:t>
      </w:r>
      <w:r w:rsidR="00E3034E">
        <w:rPr>
          <w:rFonts w:ascii="微软雅黑" w:hAnsi="微软雅黑" w:hint="eastAsia"/>
          <w:color w:val="FF0000"/>
          <w:sz w:val="18"/>
          <w:szCs w:val="20"/>
        </w:rPr>
        <w:t>、接管法兰及开孔补强</w:t>
      </w:r>
      <w:r w:rsidR="00514D75" w:rsidRPr="00514D75">
        <w:rPr>
          <w:rFonts w:ascii="微软雅黑" w:hAnsi="微软雅黑" w:hint="eastAsia"/>
          <w:color w:val="FF0000"/>
          <w:sz w:val="18"/>
          <w:szCs w:val="20"/>
        </w:rPr>
        <w:t>”。此功能，在第一阶段期末完成即可。</w:t>
      </w:r>
    </w:p>
    <w:p w14:paraId="21D078C0" w14:textId="77777777" w:rsidR="00E3034E" w:rsidRDefault="00E3034E" w:rsidP="00514D75">
      <w:pPr>
        <w:pStyle w:val="a0"/>
        <w:ind w:left="780" w:firstLineChars="0" w:firstLine="0"/>
        <w:rPr>
          <w:rFonts w:ascii="微软雅黑" w:hAnsi="微软雅黑" w:hint="eastAsia"/>
          <w:color w:val="0070C0"/>
          <w:sz w:val="18"/>
          <w:szCs w:val="20"/>
        </w:rPr>
      </w:pPr>
      <w:r w:rsidRPr="00BB29F4">
        <w:rPr>
          <w:rFonts w:ascii="微软雅黑" w:hAnsi="微软雅黑" w:hint="eastAsia"/>
          <w:color w:val="0070C0"/>
          <w:sz w:val="18"/>
          <w:szCs w:val="20"/>
        </w:rPr>
        <w:t>逻辑控制关系为，先求出壳程圆筒（</w:t>
      </w:r>
      <w:proofErr w:type="gramStart"/>
      <w:r w:rsidRPr="00BB29F4">
        <w:rPr>
          <w:rFonts w:ascii="微软雅黑" w:hAnsi="微软雅黑" w:hint="eastAsia"/>
          <w:color w:val="0070C0"/>
          <w:sz w:val="18"/>
          <w:szCs w:val="20"/>
        </w:rPr>
        <w:t>含考虑</w:t>
      </w:r>
      <w:proofErr w:type="gramEnd"/>
      <w:r w:rsidRPr="00BB29F4">
        <w:rPr>
          <w:rFonts w:ascii="微软雅黑" w:hAnsi="微软雅黑" w:hint="eastAsia"/>
          <w:color w:val="0070C0"/>
          <w:sz w:val="18"/>
          <w:szCs w:val="20"/>
        </w:rPr>
        <w:t>开孔补强的影响）δ1</w:t>
      </w:r>
      <w:r w:rsidR="003F1808">
        <w:rPr>
          <w:rFonts w:ascii="微软雅黑" w:hAnsi="微软雅黑" w:hint="eastAsia"/>
          <w:color w:val="0070C0"/>
          <w:sz w:val="18"/>
          <w:szCs w:val="20"/>
        </w:rPr>
        <w:t>（虚拟值）</w:t>
      </w:r>
      <w:r w:rsidRPr="00BB29F4">
        <w:rPr>
          <w:rFonts w:ascii="微软雅黑" w:hAnsi="微软雅黑" w:hint="eastAsia"/>
          <w:color w:val="0070C0"/>
          <w:sz w:val="18"/>
          <w:szCs w:val="20"/>
        </w:rPr>
        <w:t>，再进行外头盖、</w:t>
      </w:r>
      <w:proofErr w:type="gramStart"/>
      <w:r w:rsidRPr="00BB29F4">
        <w:rPr>
          <w:rFonts w:ascii="微软雅黑" w:hAnsi="微软雅黑" w:hint="eastAsia"/>
          <w:color w:val="0070C0"/>
          <w:sz w:val="18"/>
          <w:szCs w:val="20"/>
        </w:rPr>
        <w:t>管箱圆筒</w:t>
      </w:r>
      <w:proofErr w:type="gramEnd"/>
      <w:r w:rsidRPr="00BB29F4">
        <w:rPr>
          <w:rFonts w:ascii="微软雅黑" w:hAnsi="微软雅黑" w:hint="eastAsia"/>
          <w:color w:val="0070C0"/>
          <w:sz w:val="18"/>
          <w:szCs w:val="20"/>
        </w:rPr>
        <w:t>的设计δx，当δ1≤δx时，外头盖、</w:t>
      </w:r>
      <w:proofErr w:type="gramStart"/>
      <w:r w:rsidRPr="00BB29F4">
        <w:rPr>
          <w:rFonts w:ascii="微软雅黑" w:hAnsi="微软雅黑" w:hint="eastAsia"/>
          <w:color w:val="0070C0"/>
          <w:sz w:val="18"/>
          <w:szCs w:val="20"/>
        </w:rPr>
        <w:t>管箱圆筒</w:t>
      </w:r>
      <w:proofErr w:type="gramEnd"/>
      <w:r w:rsidRPr="00BB29F4">
        <w:rPr>
          <w:rFonts w:ascii="微软雅黑" w:hAnsi="微软雅黑" w:hint="eastAsia"/>
          <w:color w:val="0070C0"/>
          <w:sz w:val="18"/>
          <w:szCs w:val="20"/>
        </w:rPr>
        <w:t>壁厚取δx；当δ1&gt;δx时，外头盖、</w:t>
      </w:r>
      <w:proofErr w:type="gramStart"/>
      <w:r w:rsidRPr="00BB29F4">
        <w:rPr>
          <w:rFonts w:ascii="微软雅黑" w:hAnsi="微软雅黑" w:hint="eastAsia"/>
          <w:color w:val="0070C0"/>
          <w:sz w:val="18"/>
          <w:szCs w:val="20"/>
        </w:rPr>
        <w:t>管箱圆筒</w:t>
      </w:r>
      <w:proofErr w:type="gramEnd"/>
      <w:r w:rsidRPr="00BB29F4">
        <w:rPr>
          <w:rFonts w:ascii="微软雅黑" w:hAnsi="微软雅黑" w:hint="eastAsia"/>
          <w:color w:val="0070C0"/>
          <w:sz w:val="18"/>
          <w:szCs w:val="20"/>
        </w:rPr>
        <w:t>壁厚取</w:t>
      </w:r>
      <w:r w:rsidR="00BB29F4" w:rsidRPr="00BB29F4">
        <w:rPr>
          <w:rFonts w:ascii="微软雅黑" w:hAnsi="微软雅黑" w:hint="eastAsia"/>
          <w:color w:val="0070C0"/>
          <w:sz w:val="18"/>
          <w:szCs w:val="20"/>
        </w:rPr>
        <w:t>δ1（即统一厚度）。其中，当δ1≤δx时，壳体圆筒后续壁厚设计时，直接取δx设计壁厚并进行开孔补强校核。</w:t>
      </w:r>
    </w:p>
    <w:p w14:paraId="55B51EF0" w14:textId="77777777" w:rsidR="00377230" w:rsidRDefault="00377230" w:rsidP="00514D75">
      <w:pPr>
        <w:pStyle w:val="a0"/>
        <w:ind w:left="780" w:firstLineChars="0" w:firstLine="0"/>
        <w:rPr>
          <w:rFonts w:ascii="微软雅黑" w:hAnsi="微软雅黑" w:hint="eastAsia"/>
          <w:color w:val="0070C0"/>
          <w:sz w:val="18"/>
          <w:szCs w:val="20"/>
        </w:rPr>
      </w:pPr>
    </w:p>
    <w:p w14:paraId="2070B814" w14:textId="77777777" w:rsidR="00377230" w:rsidRDefault="00377230" w:rsidP="00514D75">
      <w:pPr>
        <w:pStyle w:val="a0"/>
        <w:ind w:left="780" w:firstLineChars="0" w:firstLine="0"/>
        <w:rPr>
          <w:rFonts w:ascii="微软雅黑" w:hAnsi="微软雅黑" w:hint="eastAsia"/>
          <w:color w:val="0070C0"/>
          <w:sz w:val="18"/>
          <w:szCs w:val="20"/>
        </w:rPr>
      </w:pPr>
    </w:p>
    <w:p w14:paraId="38570A9D" w14:textId="77777777" w:rsidR="00AB0BC5" w:rsidRDefault="00377230" w:rsidP="00AB0BC5">
      <w:pPr>
        <w:pStyle w:val="a0"/>
        <w:ind w:left="780" w:firstLineChars="0" w:firstLine="0"/>
        <w:rPr>
          <w:ins w:id="2" w:author="冯栩迟" w:date="2025-10-15T13:21:00Z"/>
          <w:rFonts w:ascii="微软雅黑" w:hAnsi="微软雅黑" w:hint="eastAsia"/>
          <w:color w:val="C00000"/>
          <w:sz w:val="18"/>
          <w:szCs w:val="20"/>
        </w:rPr>
      </w:pPr>
      <w:commentRangeStart w:id="3"/>
      <w:r w:rsidRPr="00AB0BC5">
        <w:rPr>
          <w:rFonts w:ascii="微软雅黑" w:hAnsi="微软雅黑" w:hint="eastAsia"/>
          <w:b/>
          <w:strike/>
          <w:color w:val="C00000"/>
          <w:sz w:val="18"/>
          <w:szCs w:val="20"/>
          <w:highlight w:val="yellow"/>
          <w:rPrChange w:id="4" w:author="冯栩迟" w:date="2025-10-15T13:21:00Z">
            <w:rPr>
              <w:rFonts w:ascii="微软雅黑" w:hAnsi="微软雅黑" w:hint="eastAsia"/>
              <w:b/>
              <w:color w:val="C00000"/>
              <w:sz w:val="18"/>
              <w:szCs w:val="20"/>
              <w:highlight w:val="yellow"/>
            </w:rPr>
          </w:rPrChange>
        </w:rPr>
        <w:sym w:font="Wingdings" w:char="F0FE"/>
      </w:r>
      <w:r w:rsidRPr="00AB0BC5">
        <w:rPr>
          <w:rFonts w:ascii="微软雅黑" w:hAnsi="微软雅黑" w:hint="eastAsia"/>
          <w:strike/>
          <w:sz w:val="18"/>
          <w:szCs w:val="20"/>
          <w:highlight w:val="yellow"/>
          <w:rPrChange w:id="5" w:author="冯栩迟" w:date="2025-10-15T13:21:00Z">
            <w:rPr>
              <w:rFonts w:ascii="微软雅黑" w:hAnsi="微软雅黑" w:hint="eastAsia"/>
              <w:sz w:val="18"/>
              <w:szCs w:val="20"/>
              <w:highlight w:val="yellow"/>
            </w:rPr>
          </w:rPrChange>
        </w:rPr>
        <w:t>当管/壳程圆筒设计压力、设计温度、材质一致时，统一管/壳程圆筒厚度。</w:t>
      </w:r>
      <w:r w:rsidR="00E13D98" w:rsidRPr="00AB0BC5">
        <w:rPr>
          <w:rFonts w:ascii="微软雅黑" w:hAnsi="微软雅黑" w:hint="eastAsia"/>
          <w:strike/>
          <w:rPrChange w:id="6" w:author="冯栩迟" w:date="2025-10-15T13:21:00Z">
            <w:rPr>
              <w:rFonts w:ascii="微软雅黑" w:hAnsi="微软雅黑" w:hint="eastAsia"/>
            </w:rPr>
          </w:rPrChange>
        </w:rPr>
        <w:t>（id：2.2.4.2）</w:t>
      </w:r>
      <w:commentRangeEnd w:id="3"/>
      <w:r w:rsidR="003142DD" w:rsidRPr="00AB0BC5">
        <w:rPr>
          <w:rStyle w:val="a9"/>
          <w:rFonts w:hint="eastAsia"/>
          <w:strike/>
          <w:rPrChange w:id="7" w:author="冯栩迟" w:date="2025-10-15T13:21:00Z">
            <w:rPr>
              <w:rStyle w:val="a9"/>
              <w:rFonts w:hint="eastAsia"/>
            </w:rPr>
          </w:rPrChange>
        </w:rPr>
        <w:commentReference w:id="3"/>
      </w:r>
      <w:ins w:id="8" w:author="冯栩迟" w:date="2025-10-15T13:21:00Z">
        <w:r w:rsidR="00AB0BC5" w:rsidRPr="00FD52DF">
          <w:rPr>
            <w:rFonts w:ascii="微软雅黑" w:hAnsi="微软雅黑" w:hint="eastAsia"/>
            <w:color w:val="C00000"/>
            <w:sz w:val="18"/>
            <w:szCs w:val="20"/>
          </w:rPr>
          <w:t>（</w:t>
        </w:r>
        <w:r w:rsidR="00AB0BC5" w:rsidRPr="00FD52DF">
          <w:rPr>
            <w:rFonts w:ascii="微软雅黑" w:hAnsi="微软雅黑"/>
            <w:color w:val="C00000"/>
            <w:sz w:val="18"/>
            <w:szCs w:val="20"/>
          </w:rPr>
          <w:t>20250428</w:t>
        </w:r>
        <w:r w:rsidR="00AB0BC5" w:rsidRPr="00FD52DF">
          <w:rPr>
            <w:rFonts w:ascii="微软雅黑" w:hAnsi="微软雅黑" w:hint="eastAsia"/>
            <w:color w:val="C00000"/>
            <w:sz w:val="18"/>
            <w:szCs w:val="20"/>
          </w:rPr>
          <w:t>删除</w:t>
        </w:r>
        <w:r w:rsidR="00AB0BC5">
          <w:rPr>
            <w:rFonts w:ascii="微软雅黑" w:hAnsi="微软雅黑" w:hint="eastAsia"/>
            <w:color w:val="C00000"/>
            <w:sz w:val="18"/>
            <w:szCs w:val="20"/>
          </w:rPr>
          <w:t>：</w:t>
        </w:r>
        <w:proofErr w:type="gramStart"/>
        <w:r w:rsidR="00AB0BC5">
          <w:rPr>
            <w:rFonts w:ascii="微软雅黑" w:hAnsi="微软雅黑" w:hint="eastAsia"/>
            <w:color w:val="C00000"/>
            <w:sz w:val="18"/>
            <w:szCs w:val="20"/>
          </w:rPr>
          <w:t>考虑管箱圆筒</w:t>
        </w:r>
        <w:proofErr w:type="gramEnd"/>
        <w:r w:rsidR="00AB0BC5">
          <w:rPr>
            <w:rFonts w:ascii="微软雅黑" w:hAnsi="微软雅黑" w:hint="eastAsia"/>
            <w:color w:val="C00000"/>
            <w:sz w:val="18"/>
            <w:szCs w:val="20"/>
          </w:rPr>
          <w:t>由于开孔补强增厚的情况</w:t>
        </w:r>
        <w:r w:rsidR="00AB0BC5" w:rsidRPr="00FD52DF">
          <w:rPr>
            <w:rFonts w:ascii="微软雅黑" w:hAnsi="微软雅黑" w:hint="eastAsia"/>
            <w:color w:val="C00000"/>
            <w:sz w:val="18"/>
            <w:szCs w:val="20"/>
          </w:rPr>
          <w:t>）</w:t>
        </w:r>
      </w:ins>
    </w:p>
    <w:p w14:paraId="1F529768" w14:textId="7E3F08B7" w:rsidR="00377230" w:rsidRPr="00AB0BC5" w:rsidRDefault="00377230" w:rsidP="00377230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</w:p>
    <w:p w14:paraId="3E8736D7" w14:textId="77777777" w:rsidR="00377230" w:rsidRPr="00377230" w:rsidRDefault="00377230" w:rsidP="00514D75">
      <w:pPr>
        <w:pStyle w:val="a0"/>
        <w:ind w:left="780" w:firstLineChars="0" w:firstLine="0"/>
        <w:rPr>
          <w:rFonts w:ascii="微软雅黑" w:hAnsi="微软雅黑" w:hint="eastAsia"/>
          <w:color w:val="0070C0"/>
          <w:sz w:val="18"/>
          <w:szCs w:val="20"/>
        </w:rPr>
      </w:pPr>
    </w:p>
    <w:p w14:paraId="644FA993" w14:textId="5F306942" w:rsidR="003F1808" w:rsidRPr="003F1808" w:rsidRDefault="003F1808" w:rsidP="003F1808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 w:rsidRPr="003F1808">
        <w:rPr>
          <w:rFonts w:ascii="微软雅黑" w:hAnsi="微软雅黑" w:hint="eastAsia"/>
        </w:rPr>
        <w:t>自定义圆筒最小厚度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2.2.5.1</w:t>
      </w:r>
      <w:r w:rsidR="00E13D98">
        <w:rPr>
          <w:rFonts w:ascii="微软雅黑" w:hAnsi="微软雅黑" w:hint="eastAsia"/>
        </w:rPr>
        <w:t>）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2046"/>
        <w:gridCol w:w="1814"/>
        <w:gridCol w:w="2159"/>
        <w:gridCol w:w="1448"/>
      </w:tblGrid>
      <w:tr w:rsidR="003F1808" w:rsidRPr="00F07246" w14:paraId="0905CEE8" w14:textId="77777777" w:rsidTr="00E566E4">
        <w:trPr>
          <w:trHeight w:val="270"/>
          <w:jc w:val="center"/>
        </w:trPr>
        <w:tc>
          <w:tcPr>
            <w:tcW w:w="0" w:type="auto"/>
            <w:gridSpan w:val="2"/>
            <w:vMerge w:val="restart"/>
            <w:noWrap/>
            <w:vAlign w:val="center"/>
            <w:hideMark/>
          </w:tcPr>
          <w:p w14:paraId="5F295394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DN</w:t>
            </w:r>
          </w:p>
        </w:tc>
        <w:tc>
          <w:tcPr>
            <w:tcW w:w="0" w:type="auto"/>
            <w:gridSpan w:val="2"/>
            <w:shd w:val="clear" w:color="auto" w:fill="FFFF00"/>
            <w:noWrap/>
            <w:vAlign w:val="center"/>
            <w:hideMark/>
          </w:tcPr>
          <w:p w14:paraId="4F78332D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碳素钢、低合金钢和复合板</w:t>
            </w:r>
            <w:r w:rsidRPr="00F07246">
              <w:rPr>
                <w:rFonts w:ascii="微软雅黑" w:hAnsi="微软雅黑" w:hint="eastAsia"/>
                <w:sz w:val="17"/>
                <w:szCs w:val="17"/>
                <w:vertAlign w:val="superscript"/>
              </w:rPr>
              <w:t>注2</w:t>
            </w:r>
          </w:p>
        </w:tc>
        <w:tc>
          <w:tcPr>
            <w:tcW w:w="0" w:type="auto"/>
            <w:vMerge w:val="restart"/>
            <w:noWrap/>
            <w:vAlign w:val="center"/>
            <w:hideMark/>
          </w:tcPr>
          <w:p w14:paraId="51501A1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高合金钢</w:t>
            </w:r>
          </w:p>
        </w:tc>
      </w:tr>
      <w:tr w:rsidR="003F1808" w:rsidRPr="00F07246" w14:paraId="786A0994" w14:textId="77777777" w:rsidTr="00E566E4">
        <w:trPr>
          <w:trHeight w:val="270"/>
          <w:jc w:val="center"/>
        </w:trPr>
        <w:tc>
          <w:tcPr>
            <w:tcW w:w="0" w:type="auto"/>
            <w:gridSpan w:val="2"/>
            <w:vMerge/>
            <w:vAlign w:val="center"/>
            <w:hideMark/>
          </w:tcPr>
          <w:p w14:paraId="3EDF58FF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196609C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可抽管束</w:t>
            </w:r>
          </w:p>
        </w:tc>
        <w:tc>
          <w:tcPr>
            <w:tcW w:w="0" w:type="auto"/>
            <w:noWrap/>
            <w:vAlign w:val="center"/>
            <w:hideMark/>
          </w:tcPr>
          <w:p w14:paraId="7A90DFCA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不可抽管束</w:t>
            </w:r>
          </w:p>
        </w:tc>
        <w:tc>
          <w:tcPr>
            <w:tcW w:w="0" w:type="auto"/>
            <w:vMerge/>
            <w:vAlign w:val="center"/>
            <w:hideMark/>
          </w:tcPr>
          <w:p w14:paraId="22E64ECE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</w:tr>
      <w:tr w:rsidR="003F1808" w:rsidRPr="00F07246" w14:paraId="71BAAB5F" w14:textId="77777777" w:rsidTr="00E566E4">
        <w:trPr>
          <w:trHeight w:val="270"/>
          <w:jc w:val="center"/>
        </w:trPr>
        <w:tc>
          <w:tcPr>
            <w:tcW w:w="0" w:type="auto"/>
            <w:vMerge w:val="restart"/>
            <w:noWrap/>
            <w:vAlign w:val="center"/>
            <w:hideMark/>
          </w:tcPr>
          <w:p w14:paraId="16FE5D5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管制</w:t>
            </w:r>
          </w:p>
        </w:tc>
        <w:tc>
          <w:tcPr>
            <w:tcW w:w="0" w:type="auto"/>
            <w:noWrap/>
            <w:vAlign w:val="center"/>
            <w:hideMark/>
          </w:tcPr>
          <w:p w14:paraId="374EAB4B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&lt;100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600E1EEE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5.0</w:t>
            </w:r>
          </w:p>
        </w:tc>
        <w:tc>
          <w:tcPr>
            <w:tcW w:w="0" w:type="auto"/>
            <w:noWrap/>
            <w:vAlign w:val="center"/>
            <w:hideMark/>
          </w:tcPr>
          <w:p w14:paraId="18C583A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5.0</w:t>
            </w:r>
          </w:p>
        </w:tc>
        <w:tc>
          <w:tcPr>
            <w:tcW w:w="0" w:type="auto"/>
            <w:noWrap/>
            <w:vAlign w:val="center"/>
            <w:hideMark/>
          </w:tcPr>
          <w:p w14:paraId="6C5771EE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3.2</w:t>
            </w:r>
          </w:p>
        </w:tc>
      </w:tr>
      <w:tr w:rsidR="003F1808" w:rsidRPr="00F07246" w14:paraId="555718CA" w14:textId="77777777" w:rsidTr="00E566E4">
        <w:trPr>
          <w:trHeight w:val="270"/>
          <w:jc w:val="center"/>
        </w:trPr>
        <w:tc>
          <w:tcPr>
            <w:tcW w:w="0" w:type="auto"/>
            <w:vMerge/>
            <w:vAlign w:val="center"/>
            <w:hideMark/>
          </w:tcPr>
          <w:p w14:paraId="214D5BB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FC44D3B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≥100~200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18D38A6E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6.0</w:t>
            </w:r>
          </w:p>
        </w:tc>
        <w:tc>
          <w:tcPr>
            <w:tcW w:w="0" w:type="auto"/>
            <w:noWrap/>
            <w:vAlign w:val="center"/>
            <w:hideMark/>
          </w:tcPr>
          <w:p w14:paraId="06726812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6.0</w:t>
            </w:r>
          </w:p>
        </w:tc>
        <w:tc>
          <w:tcPr>
            <w:tcW w:w="0" w:type="auto"/>
            <w:noWrap/>
            <w:vAlign w:val="center"/>
            <w:hideMark/>
          </w:tcPr>
          <w:p w14:paraId="6E0F204D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3.2</w:t>
            </w:r>
          </w:p>
        </w:tc>
      </w:tr>
      <w:tr w:rsidR="003F1808" w:rsidRPr="00F07246" w14:paraId="5693D5C9" w14:textId="77777777" w:rsidTr="00E566E4">
        <w:trPr>
          <w:trHeight w:val="270"/>
          <w:jc w:val="center"/>
        </w:trPr>
        <w:tc>
          <w:tcPr>
            <w:tcW w:w="0" w:type="auto"/>
            <w:vMerge/>
            <w:vAlign w:val="center"/>
            <w:hideMark/>
          </w:tcPr>
          <w:p w14:paraId="095EF01A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A2DCC72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&gt;200~400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6A08F153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7.5</w:t>
            </w:r>
          </w:p>
        </w:tc>
        <w:tc>
          <w:tcPr>
            <w:tcW w:w="0" w:type="auto"/>
            <w:noWrap/>
            <w:vAlign w:val="center"/>
            <w:hideMark/>
          </w:tcPr>
          <w:p w14:paraId="741EFB0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6.0</w:t>
            </w:r>
          </w:p>
        </w:tc>
        <w:tc>
          <w:tcPr>
            <w:tcW w:w="0" w:type="auto"/>
            <w:noWrap/>
            <w:vAlign w:val="center"/>
            <w:hideMark/>
          </w:tcPr>
          <w:p w14:paraId="639141BD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4.8</w:t>
            </w:r>
          </w:p>
        </w:tc>
      </w:tr>
      <w:tr w:rsidR="003F1808" w:rsidRPr="00F07246" w14:paraId="24DA186D" w14:textId="77777777" w:rsidTr="00E566E4">
        <w:trPr>
          <w:trHeight w:val="270"/>
          <w:jc w:val="center"/>
        </w:trPr>
        <w:tc>
          <w:tcPr>
            <w:tcW w:w="0" w:type="auto"/>
            <w:vMerge w:val="restart"/>
            <w:shd w:val="clear" w:color="auto" w:fill="FFFF00"/>
            <w:noWrap/>
            <w:vAlign w:val="center"/>
            <w:hideMark/>
          </w:tcPr>
          <w:p w14:paraId="007D6FF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板制</w:t>
            </w:r>
          </w:p>
        </w:tc>
        <w:tc>
          <w:tcPr>
            <w:tcW w:w="0" w:type="auto"/>
            <w:noWrap/>
            <w:vAlign w:val="center"/>
            <w:hideMark/>
          </w:tcPr>
          <w:p w14:paraId="673D187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≥400~700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DDF8C5B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7418542D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6462295F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5</w:t>
            </w:r>
          </w:p>
        </w:tc>
      </w:tr>
      <w:tr w:rsidR="003F1808" w:rsidRPr="00F07246" w14:paraId="3A8AF01D" w14:textId="77777777" w:rsidTr="00E566E4">
        <w:trPr>
          <w:trHeight w:val="270"/>
          <w:jc w:val="center"/>
        </w:trPr>
        <w:tc>
          <w:tcPr>
            <w:tcW w:w="0" w:type="auto"/>
            <w:vMerge/>
            <w:shd w:val="clear" w:color="auto" w:fill="FFFF00"/>
            <w:vAlign w:val="center"/>
            <w:hideMark/>
          </w:tcPr>
          <w:p w14:paraId="5DE7CB30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06AD61E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&gt;700~1000</w:t>
            </w:r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3DA50308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E72245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8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BE92705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7</w:t>
            </w:r>
          </w:p>
        </w:tc>
      </w:tr>
      <w:tr w:rsidR="003F1808" w:rsidRPr="00F07246" w14:paraId="5872F99F" w14:textId="77777777" w:rsidTr="00E566E4">
        <w:trPr>
          <w:trHeight w:val="270"/>
          <w:jc w:val="center"/>
        </w:trPr>
        <w:tc>
          <w:tcPr>
            <w:tcW w:w="0" w:type="auto"/>
            <w:vMerge/>
            <w:shd w:val="clear" w:color="auto" w:fill="FFFF00"/>
            <w:vAlign w:val="center"/>
            <w:hideMark/>
          </w:tcPr>
          <w:p w14:paraId="7F2A67C4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8DBC53D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&gt;1000~1500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22A728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717875D0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354CA56C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8</w:t>
            </w:r>
          </w:p>
        </w:tc>
      </w:tr>
      <w:tr w:rsidR="003F1808" w:rsidRPr="00F07246" w14:paraId="679F632C" w14:textId="77777777" w:rsidTr="00E566E4">
        <w:trPr>
          <w:trHeight w:val="270"/>
          <w:jc w:val="center"/>
        </w:trPr>
        <w:tc>
          <w:tcPr>
            <w:tcW w:w="0" w:type="auto"/>
            <w:vMerge/>
            <w:shd w:val="clear" w:color="auto" w:fill="FFFF00"/>
            <w:vAlign w:val="center"/>
            <w:hideMark/>
          </w:tcPr>
          <w:p w14:paraId="4DDF3D5A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8417174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&gt;1500~2000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51AA14C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04EB1100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48F7DB28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10</w:t>
            </w:r>
          </w:p>
        </w:tc>
      </w:tr>
      <w:tr w:rsidR="003F1808" w:rsidRPr="00F07246" w14:paraId="4A324806" w14:textId="77777777" w:rsidTr="00E566E4">
        <w:trPr>
          <w:trHeight w:val="270"/>
          <w:jc w:val="center"/>
        </w:trPr>
        <w:tc>
          <w:tcPr>
            <w:tcW w:w="0" w:type="auto"/>
            <w:vMerge/>
            <w:shd w:val="clear" w:color="auto" w:fill="FFFF00"/>
            <w:vAlign w:val="center"/>
            <w:hideMark/>
          </w:tcPr>
          <w:p w14:paraId="68AC806C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CC7AF96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&gt;2000~2600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53A7ED1A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6C3FCF9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670BC93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12</w:t>
            </w:r>
          </w:p>
        </w:tc>
      </w:tr>
      <w:tr w:rsidR="003F1808" w:rsidRPr="00F07246" w14:paraId="5521C23E" w14:textId="77777777" w:rsidTr="00E566E4">
        <w:trPr>
          <w:trHeight w:val="270"/>
          <w:jc w:val="center"/>
        </w:trPr>
        <w:tc>
          <w:tcPr>
            <w:tcW w:w="0" w:type="auto"/>
            <w:vMerge/>
            <w:shd w:val="clear" w:color="auto" w:fill="FFFF00"/>
            <w:vAlign w:val="center"/>
            <w:hideMark/>
          </w:tcPr>
          <w:p w14:paraId="0601E540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1C47E47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&gt;2600~3200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3A2D1BD9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6F92143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521D9D20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13</w:t>
            </w:r>
          </w:p>
        </w:tc>
      </w:tr>
      <w:tr w:rsidR="003F1808" w:rsidRPr="00F07246" w14:paraId="3F16EAA5" w14:textId="77777777" w:rsidTr="00E566E4">
        <w:trPr>
          <w:trHeight w:val="270"/>
          <w:jc w:val="center"/>
        </w:trPr>
        <w:tc>
          <w:tcPr>
            <w:tcW w:w="0" w:type="auto"/>
            <w:vMerge/>
            <w:shd w:val="clear" w:color="auto" w:fill="FFFF00"/>
            <w:vAlign w:val="center"/>
            <w:hideMark/>
          </w:tcPr>
          <w:p w14:paraId="0B25BAC4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17A9671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&gt;3200-4000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16EA5175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3643B844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5F00DC79" w14:textId="77777777" w:rsidR="003F1808" w:rsidRPr="00F07246" w:rsidRDefault="003F1808" w:rsidP="00F07246">
            <w:pPr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  <w:t>17</w:t>
            </w:r>
          </w:p>
        </w:tc>
      </w:tr>
      <w:tr w:rsidR="003F1808" w:rsidRPr="00F07246" w14:paraId="112F0A5E" w14:textId="77777777" w:rsidTr="003F1808">
        <w:trPr>
          <w:trHeight w:val="270"/>
          <w:jc w:val="center"/>
        </w:trPr>
        <w:tc>
          <w:tcPr>
            <w:tcW w:w="0" w:type="auto"/>
            <w:gridSpan w:val="5"/>
            <w:noWrap/>
            <w:vAlign w:val="bottom"/>
            <w:hideMark/>
          </w:tcPr>
          <w:p w14:paraId="6D3489DD" w14:textId="77777777" w:rsidR="003F1808" w:rsidRPr="00F07246" w:rsidRDefault="003F1808" w:rsidP="00F07246">
            <w:pPr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注</w:t>
            </w:r>
            <w:r w:rsidRPr="00F07246">
              <w:rPr>
                <w:rFonts w:ascii="微软雅黑" w:hAnsi="微软雅黑"/>
                <w:sz w:val="17"/>
                <w:szCs w:val="17"/>
              </w:rPr>
              <w:t>1：碳素钢、低合金钢制圆筒的最小厚度包含1.0mm腐蚀裕量</w:t>
            </w:r>
            <w:r w:rsidRPr="00F07246">
              <w:rPr>
                <w:rFonts w:ascii="微软雅黑" w:hAnsi="微软雅黑" w:hint="eastAsia"/>
                <w:sz w:val="17"/>
                <w:szCs w:val="17"/>
              </w:rPr>
              <w:t>。</w:t>
            </w:r>
          </w:p>
          <w:p w14:paraId="1399DFE5" w14:textId="77777777" w:rsidR="003F1808" w:rsidRPr="00F07246" w:rsidRDefault="003F1808" w:rsidP="00F07246">
            <w:pPr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 w:hint="eastAsia"/>
                <w:sz w:val="17"/>
                <w:szCs w:val="17"/>
              </w:rPr>
              <w:t>注</w:t>
            </w:r>
            <w:r w:rsidRPr="00F07246">
              <w:rPr>
                <w:rFonts w:ascii="微软雅黑" w:hAnsi="微软雅黑"/>
                <w:sz w:val="17"/>
                <w:szCs w:val="17"/>
              </w:rPr>
              <w:t>2：复合板的最小厚度指爆炸焊接复合板或内壁有堆焊层的总厚度。</w:t>
            </w:r>
          </w:p>
        </w:tc>
      </w:tr>
    </w:tbl>
    <w:p w14:paraId="54AD7823" w14:textId="77777777" w:rsidR="00CD587E" w:rsidRPr="003F1808" w:rsidRDefault="003F1808" w:rsidP="00CD587E">
      <w:pPr>
        <w:rPr>
          <w:rFonts w:ascii="微软雅黑" w:hAnsi="微软雅黑" w:hint="eastAsia"/>
          <w:color w:val="FF0000"/>
          <w:sz w:val="18"/>
          <w:szCs w:val="20"/>
        </w:rPr>
      </w:pPr>
      <w:r w:rsidRPr="003F1808">
        <w:rPr>
          <w:rFonts w:ascii="微软雅黑" w:hAnsi="微软雅黑" w:hint="eastAsia"/>
          <w:color w:val="FF0000"/>
          <w:sz w:val="18"/>
          <w:szCs w:val="20"/>
        </w:rPr>
        <w:t>注：填写约束，表内现有数据为下限值，填写规则为数值不得小于现有默认值。</w:t>
      </w:r>
    </w:p>
    <w:p w14:paraId="1DE6B534" w14:textId="77777777" w:rsidR="003F1808" w:rsidRDefault="003F1808" w:rsidP="00CD587E">
      <w:pPr>
        <w:rPr>
          <w:rFonts w:ascii="微软雅黑" w:hAnsi="微软雅黑" w:hint="eastAsia"/>
          <w:color w:val="0070C0"/>
          <w:sz w:val="18"/>
          <w:szCs w:val="20"/>
        </w:rPr>
      </w:pPr>
      <w:r w:rsidRPr="003F1808">
        <w:rPr>
          <w:rFonts w:ascii="微软雅黑" w:hAnsi="微软雅黑" w:hint="eastAsia"/>
          <w:color w:val="0070C0"/>
          <w:sz w:val="18"/>
          <w:szCs w:val="20"/>
        </w:rPr>
        <w:t>逻辑控制说明：本表适用于“</w:t>
      </w:r>
      <w:r w:rsidRPr="003F1808">
        <w:rPr>
          <w:rFonts w:ascii="微软雅黑" w:hAnsi="微软雅黑"/>
          <w:color w:val="0070C0"/>
          <w:sz w:val="18"/>
          <w:szCs w:val="20"/>
        </w:rPr>
        <w:t>重叠热换器管箱圆筒</w:t>
      </w:r>
      <w:r w:rsidRPr="003F1808">
        <w:rPr>
          <w:rFonts w:ascii="微软雅黑" w:hAnsi="微软雅黑" w:hint="eastAsia"/>
          <w:color w:val="0070C0"/>
          <w:sz w:val="18"/>
          <w:szCs w:val="20"/>
        </w:rPr>
        <w:t>”和“壳体</w:t>
      </w:r>
      <w:r w:rsidRPr="003F1808">
        <w:rPr>
          <w:rFonts w:ascii="微软雅黑" w:hAnsi="微软雅黑"/>
          <w:color w:val="0070C0"/>
          <w:sz w:val="18"/>
          <w:szCs w:val="20"/>
        </w:rPr>
        <w:t>圆筒</w:t>
      </w:r>
      <w:r w:rsidRPr="003F1808">
        <w:rPr>
          <w:rFonts w:ascii="微软雅黑" w:hAnsi="微软雅黑" w:hint="eastAsia"/>
          <w:color w:val="0070C0"/>
          <w:sz w:val="18"/>
          <w:szCs w:val="20"/>
        </w:rPr>
        <w:t>”。</w:t>
      </w:r>
      <w:r w:rsidR="00E21E16">
        <w:rPr>
          <w:rFonts w:ascii="微软雅黑" w:hAnsi="微软雅黑" w:hint="eastAsia"/>
          <w:color w:val="0070C0"/>
          <w:sz w:val="18"/>
          <w:szCs w:val="20"/>
        </w:rPr>
        <w:t>目前使用值为GB151默认值。</w:t>
      </w:r>
    </w:p>
    <w:p w14:paraId="36C2413E" w14:textId="77777777" w:rsidR="000C7C5A" w:rsidRDefault="000C7C5A" w:rsidP="000C7C5A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根据输入文件中“公称直径”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、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元件材料型式表中壳体圆筒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“材料分类”和“管束是否为可抽管束”判定选择，举例：D</w:t>
      </w:r>
      <w:r w:rsidR="00E566E4">
        <w:rPr>
          <w:rFonts w:ascii="微软雅黑" w:hAnsi="微软雅黑"/>
          <w:color w:val="4472C4" w:themeColor="accent1"/>
          <w:sz w:val="18"/>
          <w:szCs w:val="20"/>
        </w:rPr>
        <w:t>N1000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，筒</w:t>
      </w:r>
      <w:proofErr w:type="gramStart"/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体材料类型</w:t>
      </w:r>
      <w:proofErr w:type="gramEnd"/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为“板材”，筒</w:t>
      </w:r>
      <w:proofErr w:type="gramStart"/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体材</w:t>
      </w:r>
      <w:proofErr w:type="gramEnd"/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料牌号为“Q</w:t>
      </w:r>
      <w:r w:rsidR="00E566E4">
        <w:rPr>
          <w:rFonts w:ascii="微软雅黑" w:hAnsi="微软雅黑"/>
          <w:color w:val="4472C4" w:themeColor="accent1"/>
          <w:sz w:val="18"/>
          <w:szCs w:val="20"/>
        </w:rPr>
        <w:t>345R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”（即材料分类为低合金钢）和B</w:t>
      </w:r>
      <w:r w:rsidR="00E566E4">
        <w:rPr>
          <w:rFonts w:ascii="微软雅黑" w:hAnsi="微软雅黑"/>
          <w:color w:val="4472C4" w:themeColor="accent1"/>
          <w:sz w:val="18"/>
          <w:szCs w:val="20"/>
        </w:rPr>
        <w:t>ES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换热器（A</w:t>
      </w:r>
      <w:r w:rsidR="00E566E4">
        <w:rPr>
          <w:rFonts w:ascii="微软雅黑" w:hAnsi="微软雅黑"/>
          <w:color w:val="4472C4" w:themeColor="accent1"/>
          <w:sz w:val="18"/>
          <w:szCs w:val="20"/>
        </w:rPr>
        <w:t>ES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、B</w:t>
      </w:r>
      <w:r w:rsidR="00E566E4">
        <w:rPr>
          <w:rFonts w:ascii="微软雅黑" w:hAnsi="微软雅黑"/>
          <w:color w:val="4472C4" w:themeColor="accent1"/>
          <w:sz w:val="18"/>
          <w:szCs w:val="20"/>
        </w:rPr>
        <w:t>ES</w:t>
      </w:r>
      <w:r w:rsidR="00E566E4">
        <w:rPr>
          <w:rFonts w:ascii="微软雅黑" w:hAnsi="微软雅黑" w:hint="eastAsia"/>
          <w:color w:val="4472C4" w:themeColor="accent1"/>
          <w:sz w:val="18"/>
          <w:szCs w:val="20"/>
        </w:rPr>
        <w:t>为可抽管束，根据型号判定，其他型号后续补充）。</w:t>
      </w:r>
      <w:r w:rsidR="00AA26B6">
        <w:rPr>
          <w:rFonts w:ascii="微软雅黑" w:hAnsi="微软雅黑" w:hint="eastAsia"/>
          <w:color w:val="4472C4" w:themeColor="accent1"/>
          <w:sz w:val="18"/>
          <w:szCs w:val="20"/>
        </w:rPr>
        <w:t>输出至设计计算程序。</w:t>
      </w:r>
    </w:p>
    <w:p w14:paraId="554DA796" w14:textId="77777777" w:rsidR="00BC6CFC" w:rsidRPr="00BC6CFC" w:rsidRDefault="00BC6CFC" w:rsidP="00BC6CFC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proofErr w:type="gramStart"/>
      <w:r w:rsidRPr="00BC6CFC">
        <w:rPr>
          <w:rFonts w:ascii="微软雅黑" w:hAnsi="微软雅黑" w:hint="eastAsia"/>
        </w:rPr>
        <w:t>管箱圆筒</w:t>
      </w:r>
      <w:proofErr w:type="gramEnd"/>
      <w:r w:rsidRPr="00BC6CFC">
        <w:rPr>
          <w:rFonts w:ascii="微软雅黑" w:hAnsi="微软雅黑" w:hint="eastAsia"/>
        </w:rPr>
        <w:t>长度的确定（采用轴向入口接管的管箱）</w:t>
      </w:r>
    </w:p>
    <w:p w14:paraId="1F230AF3" w14:textId="77777777" w:rsidR="00BC6CFC" w:rsidRPr="00BC6CFC" w:rsidRDefault="00BC6CFC" w:rsidP="00BC6CFC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BC6CFC">
        <w:rPr>
          <w:rFonts w:ascii="微软雅黑" w:hAnsi="微软雅黑" w:hint="eastAsia"/>
          <w:sz w:val="18"/>
          <w:szCs w:val="20"/>
        </w:rPr>
        <w:t>按以下选中条款确定的较大值</w:t>
      </w:r>
      <w:proofErr w:type="gramStart"/>
      <w:r w:rsidRPr="00BC6CFC">
        <w:rPr>
          <w:rFonts w:ascii="微软雅黑" w:hAnsi="微软雅黑" w:hint="eastAsia"/>
          <w:sz w:val="18"/>
          <w:szCs w:val="20"/>
        </w:rPr>
        <w:t>作为管箱圆筒</w:t>
      </w:r>
      <w:proofErr w:type="gramEnd"/>
      <w:r w:rsidRPr="00BC6CFC">
        <w:rPr>
          <w:rFonts w:ascii="微软雅黑" w:hAnsi="微软雅黑" w:hint="eastAsia"/>
          <w:sz w:val="18"/>
          <w:szCs w:val="20"/>
        </w:rPr>
        <w:t>长度：</w:t>
      </w:r>
    </w:p>
    <w:p w14:paraId="1E67BD82" w14:textId="77777777" w:rsidR="00BC6CFC" w:rsidRPr="00BC6CFC" w:rsidRDefault="00BC6CFC" w:rsidP="00BC6CF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BC6CFC">
        <w:rPr>
          <w:rFonts w:ascii="微软雅黑" w:hAnsi="微软雅黑" w:hint="eastAsia"/>
          <w:sz w:val="18"/>
          <w:szCs w:val="20"/>
        </w:rPr>
        <w:t>满足GB/T 151-2014中对流通面积的相关要求；</w:t>
      </w:r>
    </w:p>
    <w:p w14:paraId="0CDDE4AB" w14:textId="40BB91A7" w:rsidR="00BC6CFC" w:rsidRPr="00BC6CFC" w:rsidRDefault="004369F5" w:rsidP="00BC6CF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BC6CFC" w:rsidRPr="00BC6CFC">
        <w:rPr>
          <w:rFonts w:ascii="微软雅黑" w:hAnsi="微软雅黑" w:hint="eastAsia"/>
          <w:sz w:val="18"/>
          <w:szCs w:val="20"/>
        </w:rPr>
        <w:t>接管中心线处的最小深度≥接管内径的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1/3</w:t>
      </w:r>
      <w:r w:rsidR="00BC6CFC" w:rsidRPr="00BC6CFC">
        <w:rPr>
          <w:rFonts w:ascii="微软雅黑" w:hAnsi="微软雅黑" w:hint="eastAsia"/>
          <w:sz w:val="18"/>
          <w:szCs w:val="20"/>
        </w:rPr>
        <w:t>时，</w:t>
      </w:r>
      <w:proofErr w:type="gramStart"/>
      <w:r w:rsidR="00BC6CFC" w:rsidRPr="00BC6CFC">
        <w:rPr>
          <w:rFonts w:ascii="微软雅黑" w:hAnsi="微软雅黑" w:hint="eastAsia"/>
          <w:sz w:val="18"/>
          <w:szCs w:val="20"/>
        </w:rPr>
        <w:t>管箱圆筒</w:t>
      </w:r>
      <w:proofErr w:type="gramEnd"/>
      <w:r w:rsidR="00BC6CFC" w:rsidRPr="00BC6CFC">
        <w:rPr>
          <w:rFonts w:ascii="微软雅黑" w:hAnsi="微软雅黑" w:hint="eastAsia"/>
          <w:sz w:val="18"/>
          <w:szCs w:val="20"/>
        </w:rPr>
        <w:t>长度最小值为：</w:t>
      </w:r>
      <w:r w:rsidR="00BC6CFC" w:rsidRPr="00BC6CFC">
        <w:rPr>
          <w:rFonts w:ascii="微软雅黑" w:hAnsi="微软雅黑"/>
          <w:sz w:val="18"/>
          <w:szCs w:val="20"/>
        </w:rPr>
        <w:t>max(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0</w:t>
      </w:r>
      <w:r w:rsidR="00BC6CFC" w:rsidRPr="00BC6CFC">
        <w:rPr>
          <w:rFonts w:ascii="微软雅黑" w:hAnsi="微软雅黑" w:hint="eastAsia"/>
          <w:sz w:val="18"/>
          <w:szCs w:val="20"/>
        </w:rPr>
        <w:t>倍接管内径，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0</w:t>
      </w:r>
      <w:r w:rsidR="00BC6CFC" w:rsidRPr="00BC6CFC">
        <w:rPr>
          <w:rFonts w:ascii="微软雅黑" w:hAnsi="微软雅黑"/>
          <w:sz w:val="18"/>
          <w:szCs w:val="20"/>
        </w:rPr>
        <w:t>mm</w:t>
      </w:r>
      <w:r w:rsidR="00BC6CFC" w:rsidRPr="00BC6CFC">
        <w:rPr>
          <w:rFonts w:ascii="微软雅黑" w:hAnsi="微软雅黑" w:hint="eastAsia"/>
          <w:sz w:val="18"/>
          <w:szCs w:val="20"/>
        </w:rPr>
        <w:t>，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0</w:t>
      </w:r>
      <w:r w:rsidR="00BC6CFC" w:rsidRPr="00BC6CFC">
        <w:rPr>
          <w:rFonts w:ascii="微软雅黑" w:hAnsi="微软雅黑" w:hint="eastAsia"/>
          <w:sz w:val="18"/>
          <w:szCs w:val="20"/>
        </w:rPr>
        <w:t>倍</w:t>
      </w:r>
      <m:oMath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18"/>
                <w:szCs w:val="20"/>
              </w:rPr>
              <m:t>DN×</m:t>
            </m:r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0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0"/>
                  </w:rPr>
                  <m:t>n</m:t>
                </m:r>
              </m:sub>
            </m:sSub>
          </m:e>
        </m:rad>
      </m:oMath>
      <w:r w:rsidR="00BC6CFC" w:rsidRPr="00BC6CFC">
        <w:rPr>
          <w:rFonts w:ascii="微软雅黑" w:hAnsi="微软雅黑" w:hint="eastAsia"/>
          <w:sz w:val="18"/>
          <w:szCs w:val="20"/>
        </w:rPr>
        <w:t>，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2</w:t>
      </w:r>
      <w:r w:rsidR="00BC6CFC" w:rsidRPr="00BC6CFC">
        <w:rPr>
          <w:rFonts w:ascii="微软雅黑" w:hAnsi="微软雅黑" w:hint="eastAsia"/>
          <w:sz w:val="18"/>
          <w:szCs w:val="20"/>
        </w:rPr>
        <w:t>倍平</w:t>
      </w:r>
      <w:proofErr w:type="gramStart"/>
      <w:r w:rsidR="00BC6CFC" w:rsidRPr="00BC6CFC">
        <w:rPr>
          <w:rFonts w:ascii="微软雅黑" w:hAnsi="微软雅黑" w:hint="eastAsia"/>
          <w:sz w:val="18"/>
          <w:szCs w:val="20"/>
        </w:rPr>
        <w:t>焊设备</w:t>
      </w:r>
      <w:proofErr w:type="gramEnd"/>
      <w:r w:rsidR="00BC6CFC" w:rsidRPr="00BC6CFC">
        <w:rPr>
          <w:rFonts w:ascii="微软雅黑" w:hAnsi="微软雅黑" w:hint="eastAsia"/>
          <w:sz w:val="18"/>
          <w:szCs w:val="20"/>
        </w:rPr>
        <w:t>法兰厚度</w:t>
      </w:r>
      <w:r w:rsidR="00BC6CFC" w:rsidRPr="00BC6CFC">
        <w:rPr>
          <w:rFonts w:ascii="微软雅黑" w:hAnsi="微软雅黑"/>
          <w:sz w:val="18"/>
          <w:szCs w:val="20"/>
        </w:rPr>
        <w:t>)</w:t>
      </w:r>
      <w:r w:rsidR="00BC6CFC" w:rsidRPr="00BC6CFC">
        <w:rPr>
          <w:rFonts w:ascii="微软雅黑" w:hAnsi="微软雅黑" w:hint="eastAsia"/>
          <w:sz w:val="18"/>
          <w:szCs w:val="20"/>
        </w:rPr>
        <w:t>；</w:t>
      </w:r>
      <w:r w:rsidR="00E13D98">
        <w:rPr>
          <w:rFonts w:ascii="微软雅黑" w:hAnsi="微软雅黑" w:hint="eastAsia"/>
        </w:rPr>
        <w:t>（id：</w:t>
      </w:r>
      <w:r w:rsidR="00E13D98" w:rsidRPr="00E13D98">
        <w:rPr>
          <w:rFonts w:ascii="微软雅黑" w:hAnsi="微软雅黑" w:hint="eastAsia"/>
        </w:rPr>
        <w:t>2.2.6.1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2.2.6.1.1</w:t>
      </w:r>
      <w:r w:rsidR="00E13D98">
        <w:rPr>
          <w:rFonts w:ascii="微软雅黑" w:hAnsi="微软雅黑" w:hint="eastAsia"/>
        </w:rPr>
        <w:t>）（id：</w:t>
      </w:r>
      <w:r w:rsidR="00E13D98" w:rsidRPr="00E13D98">
        <w:rPr>
          <w:rFonts w:ascii="微软雅黑" w:hAnsi="微软雅黑" w:hint="eastAsia"/>
        </w:rPr>
        <w:t>2.2.6.1.</w:t>
      </w:r>
      <w:r w:rsidR="00E13D98">
        <w:rPr>
          <w:rFonts w:ascii="微软雅黑" w:hAnsi="微软雅黑" w:hint="eastAsia"/>
        </w:rPr>
        <w:t>2）（id：</w:t>
      </w:r>
      <w:r w:rsidR="00E13D98" w:rsidRPr="00E13D98">
        <w:rPr>
          <w:rFonts w:ascii="微软雅黑" w:hAnsi="微软雅黑" w:hint="eastAsia"/>
        </w:rPr>
        <w:t>2.2.6.1.</w:t>
      </w:r>
      <w:r w:rsidR="00E13D98">
        <w:rPr>
          <w:rFonts w:ascii="微软雅黑" w:hAnsi="微软雅黑" w:hint="eastAsia"/>
        </w:rPr>
        <w:t>3）（id：</w:t>
      </w:r>
      <w:r w:rsidR="00E13D98" w:rsidRPr="00E13D98">
        <w:rPr>
          <w:rFonts w:ascii="微软雅黑" w:hAnsi="微软雅黑" w:hint="eastAsia"/>
        </w:rPr>
        <w:t>2.2.6.1.</w:t>
      </w:r>
      <w:r w:rsidR="00E13D98">
        <w:rPr>
          <w:rFonts w:ascii="微软雅黑" w:hAnsi="微软雅黑" w:hint="eastAsia"/>
        </w:rPr>
        <w:t>4）（id：</w:t>
      </w:r>
      <w:r w:rsidR="00E13D98" w:rsidRPr="00E13D98">
        <w:rPr>
          <w:rFonts w:ascii="微软雅黑" w:hAnsi="微软雅黑" w:hint="eastAsia"/>
        </w:rPr>
        <w:t>2.2.6.1.</w:t>
      </w:r>
      <w:r w:rsidR="00E13D98">
        <w:rPr>
          <w:rFonts w:ascii="微软雅黑" w:hAnsi="微软雅黑" w:hint="eastAsia"/>
        </w:rPr>
        <w:t>5）</w:t>
      </w:r>
    </w:p>
    <w:p w14:paraId="379A2FB1" w14:textId="66DE42AF" w:rsidR="00BC6CFC" w:rsidRPr="00BC6CFC" w:rsidRDefault="004369F5" w:rsidP="00BC6CF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BC6CFC" w:rsidRPr="00BC6CFC">
        <w:rPr>
          <w:rFonts w:ascii="微软雅黑" w:hAnsi="微软雅黑" w:hint="eastAsia"/>
          <w:sz w:val="18"/>
          <w:szCs w:val="20"/>
        </w:rPr>
        <w:t>接管中心线处的最小深度</w:t>
      </w:r>
      <w:r w:rsidR="00BC6CFC" w:rsidRPr="00BC6CFC">
        <w:rPr>
          <w:rFonts w:ascii="微软雅黑" w:hAnsi="微软雅黑"/>
          <w:sz w:val="18"/>
          <w:szCs w:val="20"/>
        </w:rPr>
        <w:t>&lt;</w:t>
      </w:r>
      <w:r w:rsidR="00BC6CFC" w:rsidRPr="00BC6CFC">
        <w:rPr>
          <w:rFonts w:ascii="微软雅黑" w:hAnsi="微软雅黑" w:hint="eastAsia"/>
          <w:sz w:val="18"/>
          <w:szCs w:val="20"/>
        </w:rPr>
        <w:t>接管内径的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1/3</w:t>
      </w:r>
      <w:r w:rsidR="00BC6CFC" w:rsidRPr="00BC6CFC">
        <w:rPr>
          <w:rFonts w:ascii="微软雅黑" w:hAnsi="微软雅黑" w:hint="eastAsia"/>
          <w:sz w:val="18"/>
          <w:szCs w:val="20"/>
        </w:rPr>
        <w:t>时，</w:t>
      </w:r>
      <w:proofErr w:type="gramStart"/>
      <w:r w:rsidR="00BC6CFC" w:rsidRPr="00BC6CFC">
        <w:rPr>
          <w:rFonts w:ascii="微软雅黑" w:hAnsi="微软雅黑" w:hint="eastAsia"/>
          <w:sz w:val="18"/>
          <w:szCs w:val="20"/>
        </w:rPr>
        <w:t>管箱圆筒</w:t>
      </w:r>
      <w:proofErr w:type="gramEnd"/>
      <w:r w:rsidR="00BC6CFC" w:rsidRPr="00BC6CFC">
        <w:rPr>
          <w:rFonts w:ascii="微软雅黑" w:hAnsi="微软雅黑" w:hint="eastAsia"/>
          <w:sz w:val="18"/>
          <w:szCs w:val="20"/>
        </w:rPr>
        <w:t>长度最小值为：</w:t>
      </w:r>
      <w:r w:rsidR="00BC6CFC" w:rsidRPr="00BC6CFC">
        <w:rPr>
          <w:rFonts w:ascii="微软雅黑" w:hAnsi="微软雅黑"/>
          <w:sz w:val="18"/>
          <w:szCs w:val="20"/>
        </w:rPr>
        <w:t>max(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1/3</w:t>
      </w:r>
      <w:r w:rsidR="00BC6CFC" w:rsidRPr="00BC6CFC">
        <w:rPr>
          <w:rFonts w:ascii="微软雅黑" w:hAnsi="微软雅黑" w:hint="eastAsia"/>
          <w:sz w:val="18"/>
          <w:szCs w:val="20"/>
        </w:rPr>
        <w:t>倍接管内径，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100</w:t>
      </w:r>
      <w:r w:rsidR="00BC6CFC" w:rsidRPr="00BC6CFC">
        <w:rPr>
          <w:rFonts w:ascii="微软雅黑" w:hAnsi="微软雅黑"/>
          <w:sz w:val="18"/>
          <w:szCs w:val="20"/>
        </w:rPr>
        <w:t>mm</w:t>
      </w:r>
      <w:r w:rsidR="00BC6CFC" w:rsidRPr="00BC6CFC">
        <w:rPr>
          <w:rFonts w:ascii="微软雅黑" w:hAnsi="微软雅黑" w:hint="eastAsia"/>
          <w:sz w:val="18"/>
          <w:szCs w:val="20"/>
        </w:rPr>
        <w:t>，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0</w:t>
      </w:r>
      <w:r w:rsidR="00BC6CFC" w:rsidRPr="00BC6CFC">
        <w:rPr>
          <w:rFonts w:ascii="微软雅黑" w:hAnsi="微软雅黑" w:hint="eastAsia"/>
          <w:sz w:val="18"/>
          <w:szCs w:val="20"/>
        </w:rPr>
        <w:t>倍</w:t>
      </w:r>
      <m:oMath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18"/>
                <w:szCs w:val="20"/>
              </w:rPr>
              <m:t>DN×</m:t>
            </m:r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0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0"/>
                  </w:rPr>
                  <m:t>n</m:t>
                </m:r>
              </m:sub>
            </m:sSub>
          </m:e>
        </m:rad>
      </m:oMath>
      <w:r w:rsidR="00BC6CFC" w:rsidRPr="00BC6CFC">
        <w:rPr>
          <w:rFonts w:ascii="微软雅黑" w:hAnsi="微软雅黑"/>
          <w:sz w:val="18"/>
          <w:szCs w:val="20"/>
        </w:rPr>
        <w:t>，</w:t>
      </w:r>
      <w:r w:rsidR="00BC6CFC" w:rsidRPr="00BC6CFC">
        <w:rPr>
          <w:rFonts w:ascii="微软雅黑" w:hAnsi="微软雅黑" w:hint="eastAsia"/>
          <w:b/>
          <w:color w:val="FF0000"/>
          <w:sz w:val="18"/>
          <w:szCs w:val="20"/>
        </w:rPr>
        <w:t>2</w:t>
      </w:r>
      <w:r w:rsidR="00BC6CFC" w:rsidRPr="00BC6CFC">
        <w:rPr>
          <w:rFonts w:ascii="微软雅黑" w:hAnsi="微软雅黑" w:hint="eastAsia"/>
          <w:sz w:val="18"/>
          <w:szCs w:val="20"/>
        </w:rPr>
        <w:t>倍平</w:t>
      </w:r>
      <w:proofErr w:type="gramStart"/>
      <w:r w:rsidR="00BC6CFC" w:rsidRPr="00BC6CFC">
        <w:rPr>
          <w:rFonts w:ascii="微软雅黑" w:hAnsi="微软雅黑" w:hint="eastAsia"/>
          <w:sz w:val="18"/>
          <w:szCs w:val="20"/>
        </w:rPr>
        <w:t>焊设备</w:t>
      </w:r>
      <w:proofErr w:type="gramEnd"/>
      <w:r w:rsidR="00BC6CFC" w:rsidRPr="00BC6CFC">
        <w:rPr>
          <w:rFonts w:ascii="微软雅黑" w:hAnsi="微软雅黑" w:hint="eastAsia"/>
          <w:sz w:val="18"/>
          <w:szCs w:val="20"/>
        </w:rPr>
        <w:t>法兰厚度</w:t>
      </w:r>
      <w:r w:rsidR="00BC6CFC" w:rsidRPr="00BC6CFC">
        <w:rPr>
          <w:rFonts w:ascii="微软雅黑" w:hAnsi="微软雅黑"/>
          <w:sz w:val="18"/>
          <w:szCs w:val="20"/>
        </w:rPr>
        <w:t>)</w:t>
      </w:r>
      <w:r w:rsidR="00BC6CFC" w:rsidRPr="00BC6CFC">
        <w:rPr>
          <w:rFonts w:ascii="微软雅黑" w:hAnsi="微软雅黑" w:hint="eastAsia"/>
          <w:sz w:val="18"/>
          <w:szCs w:val="20"/>
        </w:rPr>
        <w:t>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2.2.6.2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2.2.6.2.1</w:t>
      </w:r>
      <w:r w:rsidR="00342162">
        <w:rPr>
          <w:rFonts w:ascii="微软雅黑" w:hAnsi="微软雅黑" w:hint="eastAsia"/>
        </w:rPr>
        <w:t>）（id：</w:t>
      </w:r>
      <w:r w:rsidR="00342162" w:rsidRPr="00E13D98">
        <w:rPr>
          <w:rFonts w:ascii="微软雅黑" w:hAnsi="微软雅黑" w:hint="eastAsia"/>
        </w:rPr>
        <w:t>2.2.6.</w:t>
      </w:r>
      <w:r w:rsidR="00342162">
        <w:rPr>
          <w:rFonts w:ascii="微软雅黑" w:hAnsi="微软雅黑" w:hint="eastAsia"/>
        </w:rPr>
        <w:t>2</w:t>
      </w:r>
      <w:r w:rsidR="00342162" w:rsidRPr="00E13D98">
        <w:rPr>
          <w:rFonts w:ascii="微软雅黑" w:hAnsi="微软雅黑" w:hint="eastAsia"/>
        </w:rPr>
        <w:t>.</w:t>
      </w:r>
      <w:r w:rsidR="00342162">
        <w:rPr>
          <w:rFonts w:ascii="微软雅黑" w:hAnsi="微软雅黑" w:hint="eastAsia"/>
        </w:rPr>
        <w:t>2）（id：</w:t>
      </w:r>
      <w:r w:rsidR="00342162" w:rsidRPr="00E13D98">
        <w:rPr>
          <w:rFonts w:ascii="微软雅黑" w:hAnsi="微软雅黑" w:hint="eastAsia"/>
        </w:rPr>
        <w:t>2.2.6.</w:t>
      </w:r>
      <w:r w:rsidR="00342162">
        <w:rPr>
          <w:rFonts w:ascii="微软雅黑" w:hAnsi="微软雅黑" w:hint="eastAsia"/>
        </w:rPr>
        <w:t>2</w:t>
      </w:r>
      <w:r w:rsidR="00342162" w:rsidRPr="00E13D98">
        <w:rPr>
          <w:rFonts w:ascii="微软雅黑" w:hAnsi="微软雅黑" w:hint="eastAsia"/>
        </w:rPr>
        <w:t>.</w:t>
      </w:r>
      <w:r w:rsidR="00342162">
        <w:rPr>
          <w:rFonts w:ascii="微软雅黑" w:hAnsi="微软雅黑" w:hint="eastAsia"/>
        </w:rPr>
        <w:t>3）（id：</w:t>
      </w:r>
      <w:r w:rsidR="00342162" w:rsidRPr="00E13D98">
        <w:rPr>
          <w:rFonts w:ascii="微软雅黑" w:hAnsi="微软雅黑" w:hint="eastAsia"/>
        </w:rPr>
        <w:t>2.2.6.</w:t>
      </w:r>
      <w:r w:rsidR="00342162">
        <w:rPr>
          <w:rFonts w:ascii="微软雅黑" w:hAnsi="微软雅黑" w:hint="eastAsia"/>
        </w:rPr>
        <w:t>2</w:t>
      </w:r>
      <w:r w:rsidR="00342162" w:rsidRPr="00E13D98">
        <w:rPr>
          <w:rFonts w:ascii="微软雅黑" w:hAnsi="微软雅黑" w:hint="eastAsia"/>
        </w:rPr>
        <w:t>.</w:t>
      </w:r>
      <w:r w:rsidR="00342162">
        <w:rPr>
          <w:rFonts w:ascii="微软雅黑" w:hAnsi="微软雅黑" w:hint="eastAsia"/>
        </w:rPr>
        <w:t>4）（id：</w:t>
      </w:r>
      <w:r w:rsidR="00342162" w:rsidRPr="00E13D98">
        <w:rPr>
          <w:rFonts w:ascii="微软雅黑" w:hAnsi="微软雅黑" w:hint="eastAsia"/>
        </w:rPr>
        <w:t>2.2.6.</w:t>
      </w:r>
      <w:r w:rsidR="00342162">
        <w:rPr>
          <w:rFonts w:ascii="微软雅黑" w:hAnsi="微软雅黑" w:hint="eastAsia"/>
        </w:rPr>
        <w:t>2</w:t>
      </w:r>
      <w:r w:rsidR="00342162" w:rsidRPr="00E13D98">
        <w:rPr>
          <w:rFonts w:ascii="微软雅黑" w:hAnsi="微软雅黑" w:hint="eastAsia"/>
        </w:rPr>
        <w:t>.</w:t>
      </w:r>
      <w:r w:rsidR="00342162">
        <w:rPr>
          <w:rFonts w:ascii="微软雅黑" w:hAnsi="微软雅黑" w:hint="eastAsia"/>
        </w:rPr>
        <w:t>5）</w:t>
      </w:r>
    </w:p>
    <w:p w14:paraId="31245C4A" w14:textId="5BF9358B" w:rsidR="00E21E16" w:rsidRDefault="004369F5" w:rsidP="004369F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369F5">
        <w:rPr>
          <w:rFonts w:ascii="微软雅黑" w:hAnsi="微软雅黑" w:hint="eastAsia"/>
          <w:sz w:val="18"/>
          <w:szCs w:val="20"/>
        </w:rPr>
        <w:lastRenderedPageBreak/>
        <w:t>长度取</w:t>
      </w:r>
      <w:r>
        <w:rPr>
          <w:rFonts w:ascii="微软雅黑" w:hAnsi="微软雅黑" w:hint="eastAsia"/>
          <w:sz w:val="18"/>
          <w:szCs w:val="20"/>
        </w:rPr>
        <w:t>上述条款确定值</w:t>
      </w:r>
      <w:r w:rsidRPr="004369F5">
        <w:rPr>
          <w:rFonts w:ascii="微软雅黑" w:hAnsi="微软雅黑"/>
          <w:b/>
          <w:color w:val="FF0000"/>
          <w:sz w:val="18"/>
          <w:szCs w:val="20"/>
        </w:rPr>
        <w:t>10</w:t>
      </w:r>
      <w:r w:rsidRPr="004369F5">
        <w:rPr>
          <w:rFonts w:ascii="微软雅黑" w:hAnsi="微软雅黑"/>
          <w:sz w:val="18"/>
          <w:szCs w:val="20"/>
        </w:rPr>
        <w:t>的倍数向上圆</w:t>
      </w:r>
      <w:proofErr w:type="gramStart"/>
      <w:r w:rsidRPr="004369F5">
        <w:rPr>
          <w:rFonts w:ascii="微软雅黑" w:hAnsi="微软雅黑"/>
          <w:sz w:val="18"/>
          <w:szCs w:val="20"/>
        </w:rPr>
        <w:t>整作为管箱</w:t>
      </w:r>
      <w:proofErr w:type="gramEnd"/>
      <w:r w:rsidRPr="004369F5">
        <w:rPr>
          <w:rFonts w:ascii="微软雅黑" w:hAnsi="微软雅黑"/>
          <w:sz w:val="18"/>
          <w:szCs w:val="20"/>
        </w:rPr>
        <w:t>圆筒的设计长度。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2.2.6.</w:t>
      </w:r>
      <w:r w:rsidR="00342162">
        <w:rPr>
          <w:rFonts w:ascii="微软雅黑" w:hAnsi="微软雅黑" w:hint="eastAsia"/>
        </w:rPr>
        <w:t>3.1）</w:t>
      </w:r>
    </w:p>
    <w:p w14:paraId="5AF54531" w14:textId="77777777" w:rsidR="004369F5" w:rsidRPr="00BC6CFC" w:rsidRDefault="004369F5" w:rsidP="004369F5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proofErr w:type="gramStart"/>
      <w:r w:rsidRPr="00BC6CFC">
        <w:rPr>
          <w:rFonts w:ascii="微软雅黑" w:hAnsi="微软雅黑" w:hint="eastAsia"/>
        </w:rPr>
        <w:t>管箱圆筒</w:t>
      </w:r>
      <w:proofErr w:type="gramEnd"/>
      <w:r w:rsidRPr="00BC6CFC">
        <w:rPr>
          <w:rFonts w:ascii="微软雅黑" w:hAnsi="微软雅黑" w:hint="eastAsia"/>
        </w:rPr>
        <w:t>长度的确定（</w:t>
      </w:r>
      <w:r w:rsidRPr="004369F5">
        <w:rPr>
          <w:rFonts w:ascii="微软雅黑" w:hAnsi="微软雅黑" w:hint="eastAsia"/>
        </w:rPr>
        <w:t>采用径向入口接管的管箱</w:t>
      </w:r>
      <w:r w:rsidRPr="00BC6CFC">
        <w:rPr>
          <w:rFonts w:ascii="微软雅黑" w:hAnsi="微软雅黑" w:hint="eastAsia"/>
        </w:rPr>
        <w:t>）</w:t>
      </w:r>
    </w:p>
    <w:p w14:paraId="0E6C5F7E" w14:textId="77777777" w:rsidR="004369F5" w:rsidRPr="00BC6CFC" w:rsidRDefault="004369F5" w:rsidP="004369F5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BC6CFC">
        <w:rPr>
          <w:rFonts w:ascii="微软雅黑" w:hAnsi="微软雅黑" w:hint="eastAsia"/>
          <w:sz w:val="18"/>
          <w:szCs w:val="20"/>
        </w:rPr>
        <w:t>按以下选中条款确定的较大值</w:t>
      </w:r>
      <w:proofErr w:type="gramStart"/>
      <w:r w:rsidRPr="00BC6CFC">
        <w:rPr>
          <w:rFonts w:ascii="微软雅黑" w:hAnsi="微软雅黑" w:hint="eastAsia"/>
          <w:sz w:val="18"/>
          <w:szCs w:val="20"/>
        </w:rPr>
        <w:t>作为管箱圆筒</w:t>
      </w:r>
      <w:proofErr w:type="gramEnd"/>
      <w:r w:rsidRPr="00BC6CFC">
        <w:rPr>
          <w:rFonts w:ascii="微软雅黑" w:hAnsi="微软雅黑" w:hint="eastAsia"/>
          <w:sz w:val="18"/>
          <w:szCs w:val="20"/>
        </w:rPr>
        <w:t>长度：</w:t>
      </w:r>
    </w:p>
    <w:p w14:paraId="6E980D75" w14:textId="77777777" w:rsidR="004369F5" w:rsidRPr="004369F5" w:rsidRDefault="004369F5" w:rsidP="004369F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369F5">
        <w:rPr>
          <w:rFonts w:ascii="微软雅黑" w:hAnsi="微软雅黑" w:hint="eastAsia"/>
          <w:sz w:val="18"/>
          <w:szCs w:val="20"/>
        </w:rPr>
        <w:t>满足GB/T 151-2014中对流通面积的相关要求；</w:t>
      </w:r>
    </w:p>
    <w:p w14:paraId="5A49338B" w14:textId="6318BE21" w:rsidR="004369F5" w:rsidRPr="004369F5" w:rsidRDefault="004369F5" w:rsidP="004369F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4369F5">
        <w:rPr>
          <w:rFonts w:ascii="微软雅黑" w:hAnsi="微软雅黑" w:hint="eastAsia"/>
          <w:sz w:val="18"/>
          <w:szCs w:val="20"/>
        </w:rPr>
        <w:t>管箱圆筒</w:t>
      </w:r>
      <w:proofErr w:type="gramEnd"/>
      <w:r w:rsidRPr="004369F5">
        <w:rPr>
          <w:rFonts w:ascii="微软雅黑" w:hAnsi="微软雅黑" w:hint="eastAsia"/>
          <w:sz w:val="18"/>
          <w:szCs w:val="20"/>
        </w:rPr>
        <w:t>附属最大接管公称直径的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2</w:t>
      </w:r>
      <w:r w:rsidRPr="004369F5">
        <w:rPr>
          <w:rFonts w:ascii="微软雅黑" w:hAnsi="微软雅黑" w:hint="eastAsia"/>
          <w:sz w:val="18"/>
          <w:szCs w:val="20"/>
        </w:rPr>
        <w:t>倍+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1</w:t>
      </w:r>
      <w:r w:rsidRPr="004369F5">
        <w:rPr>
          <w:rFonts w:ascii="微软雅黑" w:hAnsi="微软雅黑" w:hint="eastAsia"/>
          <w:sz w:val="18"/>
          <w:szCs w:val="20"/>
        </w:rPr>
        <w:t>倍平</w:t>
      </w:r>
      <w:proofErr w:type="gramStart"/>
      <w:r w:rsidRPr="004369F5">
        <w:rPr>
          <w:rFonts w:ascii="微软雅黑" w:hAnsi="微软雅黑" w:hint="eastAsia"/>
          <w:sz w:val="18"/>
          <w:szCs w:val="20"/>
        </w:rPr>
        <w:t>焊设备</w:t>
      </w:r>
      <w:proofErr w:type="gramEnd"/>
      <w:r w:rsidRPr="004369F5">
        <w:rPr>
          <w:rFonts w:ascii="微软雅黑" w:hAnsi="微软雅黑" w:hint="eastAsia"/>
          <w:sz w:val="18"/>
          <w:szCs w:val="20"/>
        </w:rPr>
        <w:t>法兰厚度</w:t>
      </w:r>
      <w:r>
        <w:rPr>
          <w:rFonts w:ascii="微软雅黑" w:hAnsi="微软雅黑" w:hint="eastAsia"/>
          <w:sz w:val="18"/>
          <w:szCs w:val="20"/>
        </w:rPr>
        <w:t>（如有）</w:t>
      </w:r>
      <w:r w:rsidRPr="004369F5">
        <w:rPr>
          <w:rFonts w:ascii="微软雅黑" w:hAnsi="微软雅黑" w:hint="eastAsia"/>
          <w:sz w:val="18"/>
          <w:szCs w:val="20"/>
        </w:rPr>
        <w:t>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2.2.7.1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2.2.7.1.1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2.2.7.1.</w:t>
      </w:r>
      <w:r w:rsidR="00342162">
        <w:rPr>
          <w:rFonts w:ascii="微软雅黑" w:hAnsi="微软雅黑" w:hint="eastAsia"/>
        </w:rPr>
        <w:t>2）</w:t>
      </w:r>
    </w:p>
    <w:p w14:paraId="454B4705" w14:textId="70C7AB8C" w:rsidR="004369F5" w:rsidRPr="004369F5" w:rsidRDefault="004369F5" w:rsidP="004369F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4369F5">
        <w:rPr>
          <w:rFonts w:ascii="微软雅黑" w:hAnsi="微软雅黑" w:hint="eastAsia"/>
          <w:sz w:val="18"/>
          <w:szCs w:val="20"/>
        </w:rPr>
        <w:t>管箱圆筒</w:t>
      </w:r>
      <w:proofErr w:type="gramEnd"/>
      <w:r w:rsidRPr="004369F5">
        <w:rPr>
          <w:rFonts w:ascii="微软雅黑" w:hAnsi="微软雅黑" w:hint="eastAsia"/>
          <w:sz w:val="18"/>
          <w:szCs w:val="20"/>
        </w:rPr>
        <w:t>附属最大接管或其补强圈外径+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6</w:t>
      </w:r>
      <w:r w:rsidRPr="004369F5">
        <w:rPr>
          <w:rFonts w:ascii="微软雅黑" w:hAnsi="微软雅黑" w:hint="eastAsia"/>
          <w:sz w:val="18"/>
          <w:szCs w:val="20"/>
        </w:rPr>
        <w:t>倍圆筒名义厚度(且不小于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80</w:t>
      </w:r>
      <w:r w:rsidRPr="004369F5">
        <w:rPr>
          <w:rFonts w:ascii="微软雅黑" w:hAnsi="微软雅黑" w:hint="eastAsia"/>
          <w:sz w:val="18"/>
          <w:szCs w:val="20"/>
        </w:rPr>
        <w:t>mm)+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1</w:t>
      </w:r>
      <w:r w:rsidRPr="004369F5">
        <w:rPr>
          <w:rFonts w:ascii="微软雅黑" w:hAnsi="微软雅黑" w:hint="eastAsia"/>
          <w:sz w:val="18"/>
          <w:szCs w:val="20"/>
        </w:rPr>
        <w:t>倍平</w:t>
      </w:r>
      <w:proofErr w:type="gramStart"/>
      <w:r w:rsidRPr="004369F5">
        <w:rPr>
          <w:rFonts w:ascii="微软雅黑" w:hAnsi="微软雅黑" w:hint="eastAsia"/>
          <w:sz w:val="18"/>
          <w:szCs w:val="20"/>
        </w:rPr>
        <w:t>焊设备</w:t>
      </w:r>
      <w:proofErr w:type="gramEnd"/>
      <w:r w:rsidRPr="004369F5">
        <w:rPr>
          <w:rFonts w:ascii="微软雅黑" w:hAnsi="微软雅黑" w:hint="eastAsia"/>
          <w:sz w:val="18"/>
          <w:szCs w:val="20"/>
        </w:rPr>
        <w:t>法兰厚度</w:t>
      </w:r>
      <w:r>
        <w:rPr>
          <w:rFonts w:ascii="微软雅黑" w:hAnsi="微软雅黑" w:hint="eastAsia"/>
          <w:sz w:val="18"/>
          <w:szCs w:val="20"/>
        </w:rPr>
        <w:t>（如有）</w:t>
      </w:r>
      <w:r w:rsidRPr="004369F5">
        <w:rPr>
          <w:rFonts w:ascii="微软雅黑" w:hAnsi="微软雅黑" w:hint="eastAsia"/>
          <w:sz w:val="18"/>
          <w:szCs w:val="20"/>
        </w:rPr>
        <w:t>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2.2.7.2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2.2.7.2.1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2.2.7.2.</w:t>
      </w:r>
      <w:r w:rsidR="00342162">
        <w:rPr>
          <w:rFonts w:ascii="微软雅黑" w:hAnsi="微软雅黑" w:hint="eastAsia"/>
        </w:rPr>
        <w:t>2）（id：</w:t>
      </w:r>
      <w:r w:rsidR="00342162" w:rsidRPr="00342162">
        <w:rPr>
          <w:rFonts w:ascii="微软雅黑" w:hAnsi="微软雅黑" w:hint="eastAsia"/>
        </w:rPr>
        <w:t>2.2.7.2.</w:t>
      </w:r>
      <w:r w:rsidR="00342162">
        <w:rPr>
          <w:rFonts w:ascii="微软雅黑" w:hAnsi="微软雅黑" w:hint="eastAsia"/>
        </w:rPr>
        <w:t>3）</w:t>
      </w:r>
    </w:p>
    <w:p w14:paraId="73F05764" w14:textId="3ECDF7D0" w:rsidR="004369F5" w:rsidRPr="004369F5" w:rsidRDefault="004369F5" w:rsidP="004369F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4369F5">
        <w:rPr>
          <w:rFonts w:ascii="微软雅黑" w:hAnsi="微软雅黑" w:hint="eastAsia"/>
          <w:sz w:val="18"/>
          <w:szCs w:val="20"/>
        </w:rPr>
        <w:t>管箱圆筒</w:t>
      </w:r>
      <w:proofErr w:type="gramEnd"/>
      <w:r w:rsidRPr="004369F5">
        <w:rPr>
          <w:rFonts w:ascii="微软雅黑" w:hAnsi="微软雅黑" w:hint="eastAsia"/>
          <w:sz w:val="18"/>
          <w:szCs w:val="20"/>
        </w:rPr>
        <w:t>附属最大接管的理论补强区有效宽度B+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1</w:t>
      </w:r>
      <w:r w:rsidRPr="004369F5">
        <w:rPr>
          <w:rFonts w:ascii="微软雅黑" w:hAnsi="微软雅黑" w:hint="eastAsia"/>
          <w:sz w:val="18"/>
          <w:szCs w:val="20"/>
        </w:rPr>
        <w:t>倍圆筒名义厚度+</w:t>
      </w:r>
      <w:r w:rsidRPr="004369F5">
        <w:rPr>
          <w:rFonts w:ascii="微软雅黑" w:hAnsi="微软雅黑" w:hint="eastAsia"/>
          <w:b/>
          <w:color w:val="FF0000"/>
          <w:sz w:val="18"/>
          <w:szCs w:val="20"/>
        </w:rPr>
        <w:t>1</w:t>
      </w:r>
      <w:r w:rsidRPr="004369F5">
        <w:rPr>
          <w:rFonts w:ascii="微软雅黑" w:hAnsi="微软雅黑" w:hint="eastAsia"/>
          <w:sz w:val="18"/>
          <w:szCs w:val="20"/>
        </w:rPr>
        <w:t>倍平</w:t>
      </w:r>
      <w:proofErr w:type="gramStart"/>
      <w:r w:rsidRPr="004369F5">
        <w:rPr>
          <w:rFonts w:ascii="微软雅黑" w:hAnsi="微软雅黑" w:hint="eastAsia"/>
          <w:sz w:val="18"/>
          <w:szCs w:val="20"/>
        </w:rPr>
        <w:t>焊设备</w:t>
      </w:r>
      <w:proofErr w:type="gramEnd"/>
      <w:r w:rsidRPr="004369F5">
        <w:rPr>
          <w:rFonts w:ascii="微软雅黑" w:hAnsi="微软雅黑" w:hint="eastAsia"/>
          <w:sz w:val="18"/>
          <w:szCs w:val="20"/>
        </w:rPr>
        <w:t>法兰厚度</w:t>
      </w:r>
      <w:r>
        <w:rPr>
          <w:rFonts w:ascii="微软雅黑" w:hAnsi="微软雅黑" w:hint="eastAsia"/>
          <w:sz w:val="18"/>
          <w:szCs w:val="20"/>
        </w:rPr>
        <w:t>（如有）</w:t>
      </w:r>
      <w:r w:rsidRPr="004369F5">
        <w:rPr>
          <w:rFonts w:ascii="微软雅黑" w:hAnsi="微软雅黑" w:hint="eastAsia"/>
          <w:sz w:val="18"/>
          <w:szCs w:val="20"/>
        </w:rPr>
        <w:t>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2.2.7.3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2.2.7.3.1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2.2.7.3.</w:t>
      </w:r>
      <w:r w:rsidR="00342162">
        <w:rPr>
          <w:rFonts w:ascii="微软雅黑" w:hAnsi="微软雅黑" w:hint="eastAsia"/>
        </w:rPr>
        <w:t>2）</w:t>
      </w:r>
    </w:p>
    <w:p w14:paraId="66558997" w14:textId="2C217752" w:rsidR="004369F5" w:rsidRPr="000664ED" w:rsidRDefault="000664ED" w:rsidP="000664ED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proofErr w:type="gramStart"/>
      <w:r w:rsidR="004369F5" w:rsidRPr="000664ED">
        <w:rPr>
          <w:rFonts w:ascii="微软雅黑" w:hAnsi="微软雅黑" w:hint="eastAsia"/>
          <w:sz w:val="18"/>
          <w:szCs w:val="20"/>
        </w:rPr>
        <w:t>管箱圆筒</w:t>
      </w:r>
      <w:proofErr w:type="gramEnd"/>
      <w:r w:rsidR="004369F5" w:rsidRPr="000664ED">
        <w:rPr>
          <w:rFonts w:ascii="微软雅黑" w:hAnsi="微软雅黑" w:hint="eastAsia"/>
          <w:sz w:val="18"/>
          <w:szCs w:val="20"/>
        </w:rPr>
        <w:t>附属最大接管公称直径的</w:t>
      </w:r>
      <w:r w:rsidR="004369F5" w:rsidRPr="000664ED">
        <w:rPr>
          <w:rFonts w:ascii="微软雅黑" w:hAnsi="微软雅黑" w:hint="eastAsia"/>
          <w:b/>
          <w:color w:val="FF0000"/>
          <w:sz w:val="18"/>
          <w:szCs w:val="20"/>
        </w:rPr>
        <w:t>2</w:t>
      </w:r>
      <w:r w:rsidR="004369F5" w:rsidRPr="000664ED">
        <w:rPr>
          <w:rFonts w:ascii="微软雅黑" w:hAnsi="微软雅黑" w:hint="eastAsia"/>
          <w:sz w:val="18"/>
          <w:szCs w:val="20"/>
        </w:rPr>
        <w:t>倍+</w:t>
      </w:r>
      <w:r w:rsidR="004369F5" w:rsidRPr="000664ED">
        <w:rPr>
          <w:rFonts w:ascii="微软雅黑" w:hAnsi="微软雅黑" w:hint="eastAsia"/>
          <w:b/>
          <w:color w:val="FF0000"/>
          <w:sz w:val="18"/>
          <w:szCs w:val="20"/>
        </w:rPr>
        <w:t>2.5</w:t>
      </w:r>
      <w:r w:rsidR="004369F5" w:rsidRPr="000664ED">
        <w:rPr>
          <w:rFonts w:ascii="微软雅黑" w:hAnsi="微软雅黑" w:hint="eastAsia"/>
          <w:sz w:val="18"/>
          <w:szCs w:val="20"/>
        </w:rPr>
        <w:t>倍</w:t>
      </w:r>
      <m:oMath>
        <m:rad>
          <m:radPr>
            <m:degHide m:val="1"/>
            <m:ctrlPr>
              <w:rPr>
                <w:rFonts w:ascii="Cambria Math" w:hAnsi="Cambria Math"/>
                <w:i/>
                <w:sz w:val="18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18"/>
                <w:szCs w:val="20"/>
              </w:rPr>
              <m:t>DN×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18"/>
                    <w:szCs w:val="20"/>
                  </w:rPr>
                  <m:t>n</m:t>
                </m:r>
              </m:sub>
            </m:sSub>
          </m:e>
        </m:rad>
      </m:oMath>
      <w:r w:rsidR="004369F5" w:rsidRPr="000664ED">
        <w:rPr>
          <w:rFonts w:ascii="微软雅黑" w:hAnsi="微软雅黑" w:hint="eastAsia"/>
          <w:sz w:val="18"/>
          <w:szCs w:val="20"/>
        </w:rPr>
        <w:t>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2.2.7.4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2.2.7.4.1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2.2.7.4.</w:t>
      </w:r>
      <w:r w:rsidR="00342162">
        <w:rPr>
          <w:rFonts w:ascii="微软雅黑" w:hAnsi="微软雅黑" w:hint="eastAsia"/>
        </w:rPr>
        <w:t>2）</w:t>
      </w:r>
    </w:p>
    <w:p w14:paraId="7A8C6634" w14:textId="3683DD49" w:rsidR="004369F5" w:rsidRDefault="004369F5" w:rsidP="004369F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369F5">
        <w:rPr>
          <w:rFonts w:ascii="微软雅黑" w:hAnsi="微软雅黑" w:hint="eastAsia"/>
          <w:sz w:val="18"/>
          <w:szCs w:val="20"/>
        </w:rPr>
        <w:t>满足</w:t>
      </w:r>
      <w:r w:rsidR="000664ED" w:rsidRPr="000664ED">
        <w:rPr>
          <w:color w:val="FF0000"/>
          <w:sz w:val="18"/>
        </w:rPr>
        <w:sym w:font="Wingdings" w:char="F06F"/>
      </w:r>
      <w:r w:rsidRPr="004369F5">
        <w:rPr>
          <w:rFonts w:ascii="微软雅黑" w:hAnsi="微软雅黑" w:hint="eastAsia"/>
          <w:sz w:val="18"/>
          <w:szCs w:val="20"/>
        </w:rPr>
        <w:t>WRC107/</w:t>
      </w:r>
      <w:r w:rsidR="000664ED" w:rsidRPr="000664ED">
        <w:rPr>
          <w:color w:val="FF0000"/>
          <w:sz w:val="18"/>
        </w:rPr>
        <w:sym w:font="Wingdings" w:char="F06F"/>
      </w:r>
      <w:r w:rsidRPr="004369F5">
        <w:rPr>
          <w:rFonts w:ascii="微软雅黑" w:hAnsi="微软雅黑" w:hint="eastAsia"/>
          <w:sz w:val="18"/>
          <w:szCs w:val="20"/>
        </w:rPr>
        <w:t>WRC297/</w:t>
      </w:r>
      <w:r w:rsidR="000664ED" w:rsidRPr="000664ED">
        <w:rPr>
          <w:color w:val="FF0000"/>
          <w:sz w:val="18"/>
        </w:rPr>
        <w:sym w:font="Wingdings" w:char="F06F"/>
      </w:r>
      <w:r w:rsidRPr="004369F5">
        <w:rPr>
          <w:rFonts w:ascii="微软雅黑" w:hAnsi="微软雅黑" w:hint="eastAsia"/>
          <w:sz w:val="18"/>
          <w:szCs w:val="20"/>
        </w:rPr>
        <w:t>CSCBPV-TD001-2013对圆筒长度的限制要求。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2.2.7.5.1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2.2.7.5.</w:t>
      </w:r>
      <w:r w:rsidR="00342162">
        <w:rPr>
          <w:rFonts w:ascii="微软雅黑" w:hAnsi="微软雅黑" w:hint="eastAsia"/>
        </w:rPr>
        <w:t>2）（id：</w:t>
      </w:r>
      <w:r w:rsidR="00342162" w:rsidRPr="00342162">
        <w:rPr>
          <w:rFonts w:ascii="微软雅黑" w:hAnsi="微软雅黑" w:hint="eastAsia"/>
        </w:rPr>
        <w:t>2.2.7.5.</w:t>
      </w:r>
      <w:r w:rsidR="00342162">
        <w:rPr>
          <w:rFonts w:ascii="微软雅黑" w:hAnsi="微软雅黑" w:hint="eastAsia"/>
        </w:rPr>
        <w:t>3）</w:t>
      </w:r>
    </w:p>
    <w:p w14:paraId="7739DEDC" w14:textId="342E2895" w:rsidR="002C46E0" w:rsidRDefault="002C46E0" w:rsidP="002C46E0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369F5">
        <w:rPr>
          <w:rFonts w:ascii="微软雅黑" w:hAnsi="微软雅黑" w:hint="eastAsia"/>
          <w:sz w:val="18"/>
          <w:szCs w:val="20"/>
        </w:rPr>
        <w:t>长度取</w:t>
      </w:r>
      <w:r>
        <w:rPr>
          <w:rFonts w:ascii="微软雅黑" w:hAnsi="微软雅黑" w:hint="eastAsia"/>
          <w:sz w:val="18"/>
          <w:szCs w:val="20"/>
        </w:rPr>
        <w:t>上述条款确定值</w:t>
      </w:r>
      <w:r w:rsidRPr="004369F5">
        <w:rPr>
          <w:rFonts w:ascii="微软雅黑" w:hAnsi="微软雅黑"/>
          <w:b/>
          <w:color w:val="FF0000"/>
          <w:sz w:val="18"/>
          <w:szCs w:val="20"/>
        </w:rPr>
        <w:t>10</w:t>
      </w:r>
      <w:r w:rsidRPr="004369F5">
        <w:rPr>
          <w:rFonts w:ascii="微软雅黑" w:hAnsi="微软雅黑"/>
          <w:sz w:val="18"/>
          <w:szCs w:val="20"/>
        </w:rPr>
        <w:t>的倍数向上圆</w:t>
      </w:r>
      <w:proofErr w:type="gramStart"/>
      <w:r w:rsidRPr="004369F5">
        <w:rPr>
          <w:rFonts w:ascii="微软雅黑" w:hAnsi="微软雅黑"/>
          <w:sz w:val="18"/>
          <w:szCs w:val="20"/>
        </w:rPr>
        <w:t>整作为管箱</w:t>
      </w:r>
      <w:proofErr w:type="gramEnd"/>
      <w:r w:rsidRPr="004369F5">
        <w:rPr>
          <w:rFonts w:ascii="微软雅黑" w:hAnsi="微软雅黑"/>
          <w:sz w:val="18"/>
          <w:szCs w:val="20"/>
        </w:rPr>
        <w:t>圆筒的设计长度。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2.2.7.6</w:t>
      </w:r>
      <w:r w:rsidR="00342162">
        <w:rPr>
          <w:rFonts w:ascii="微软雅黑" w:hAnsi="微软雅黑" w:hint="eastAsia"/>
        </w:rPr>
        <w:t>.1）</w:t>
      </w:r>
    </w:p>
    <w:p w14:paraId="02279570" w14:textId="77777777" w:rsidR="00B641B0" w:rsidRPr="00B641B0" w:rsidRDefault="00B641B0" w:rsidP="00B641B0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proofErr w:type="gramStart"/>
      <w:r w:rsidRPr="00B641B0">
        <w:rPr>
          <w:rFonts w:ascii="微软雅黑" w:hAnsi="微软雅黑" w:hint="eastAsia"/>
        </w:rPr>
        <w:t>浮</w:t>
      </w:r>
      <w:proofErr w:type="gramEnd"/>
      <w:r w:rsidRPr="00B641B0">
        <w:rPr>
          <w:rFonts w:ascii="微软雅黑" w:hAnsi="微软雅黑" w:hint="eastAsia"/>
        </w:rPr>
        <w:t>头式热交换器，壳程圆筒长度的确定</w:t>
      </w:r>
    </w:p>
    <w:p w14:paraId="439C9260" w14:textId="51305177" w:rsidR="00B641B0" w:rsidRPr="00B641B0" w:rsidRDefault="00B641B0" w:rsidP="00B641B0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B641B0">
        <w:rPr>
          <w:rFonts w:ascii="微软雅黑" w:hAnsi="微软雅黑" w:hint="eastAsia"/>
          <w:sz w:val="18"/>
          <w:szCs w:val="20"/>
        </w:rPr>
        <w:t>壳程圆筒长度取</w:t>
      </w:r>
      <w:r w:rsidRPr="00B641B0">
        <w:rPr>
          <w:rFonts w:ascii="微软雅黑" w:hAnsi="微软雅黑" w:hint="eastAsia"/>
          <w:b/>
          <w:color w:val="C00000"/>
          <w:sz w:val="18"/>
          <w:szCs w:val="20"/>
        </w:rPr>
        <w:t>5</w:t>
      </w:r>
      <w:r w:rsidRPr="00B641B0">
        <w:rPr>
          <w:rFonts w:ascii="微软雅黑" w:hAnsi="微软雅黑" w:hint="eastAsia"/>
          <w:sz w:val="18"/>
          <w:szCs w:val="20"/>
        </w:rPr>
        <w:t>mm的整数</w:t>
      </w:r>
      <w:proofErr w:type="gramStart"/>
      <w:r w:rsidRPr="00B641B0">
        <w:rPr>
          <w:rFonts w:ascii="微软雅黑" w:hAnsi="微软雅黑" w:hint="eastAsia"/>
          <w:sz w:val="18"/>
          <w:szCs w:val="20"/>
        </w:rPr>
        <w:t>倍</w:t>
      </w:r>
      <w:proofErr w:type="gramEnd"/>
      <w:r w:rsidRPr="00B641B0">
        <w:rPr>
          <w:rFonts w:ascii="微软雅黑" w:hAnsi="微软雅黑" w:hint="eastAsia"/>
          <w:sz w:val="18"/>
          <w:szCs w:val="20"/>
        </w:rPr>
        <w:t>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2.2.8.1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2.2.8.1.1</w:t>
      </w:r>
      <w:r w:rsidR="00342162">
        <w:rPr>
          <w:rFonts w:ascii="微软雅黑" w:hAnsi="微软雅黑" w:hint="eastAsia"/>
        </w:rPr>
        <w:t>）</w:t>
      </w:r>
    </w:p>
    <w:p w14:paraId="68A8388E" w14:textId="3B577B05" w:rsidR="00B641B0" w:rsidRPr="00B641B0" w:rsidRDefault="00B641B0" w:rsidP="00B641B0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B641B0">
        <w:rPr>
          <w:rFonts w:ascii="微软雅黑" w:hAnsi="微软雅黑" w:hint="eastAsia"/>
          <w:sz w:val="18"/>
          <w:szCs w:val="20"/>
        </w:rPr>
        <w:t>保证壳体（</w:t>
      </w:r>
      <w:r>
        <w:rPr>
          <w:rFonts w:ascii="微软雅黑" w:hAnsi="微软雅黑" w:hint="eastAsia"/>
          <w:sz w:val="18"/>
          <w:szCs w:val="20"/>
        </w:rPr>
        <w:t>容器</w:t>
      </w:r>
      <w:r w:rsidRPr="00B641B0">
        <w:rPr>
          <w:rFonts w:ascii="微软雅黑" w:hAnsi="微软雅黑" w:hint="eastAsia"/>
          <w:sz w:val="18"/>
          <w:szCs w:val="20"/>
        </w:rPr>
        <w:t>法兰密封面间）取</w:t>
      </w:r>
      <w:r w:rsidRPr="00B641B0">
        <w:rPr>
          <w:rFonts w:ascii="微软雅黑" w:hAnsi="微软雅黑" w:hint="eastAsia"/>
          <w:b/>
          <w:color w:val="C00000"/>
          <w:sz w:val="18"/>
          <w:szCs w:val="20"/>
        </w:rPr>
        <w:t>5</w:t>
      </w:r>
      <w:r w:rsidRPr="00B641B0">
        <w:rPr>
          <w:rFonts w:ascii="微软雅黑" w:hAnsi="微软雅黑" w:hint="eastAsia"/>
          <w:sz w:val="18"/>
          <w:szCs w:val="20"/>
        </w:rPr>
        <w:t>mm的整数</w:t>
      </w:r>
      <w:proofErr w:type="gramStart"/>
      <w:r w:rsidRPr="00B641B0">
        <w:rPr>
          <w:rFonts w:ascii="微软雅黑" w:hAnsi="微软雅黑" w:hint="eastAsia"/>
          <w:sz w:val="18"/>
          <w:szCs w:val="20"/>
        </w:rPr>
        <w:t>倍</w:t>
      </w:r>
      <w:proofErr w:type="gramEnd"/>
      <w:r w:rsidRPr="00B641B0">
        <w:rPr>
          <w:rFonts w:ascii="微软雅黑" w:hAnsi="微软雅黑" w:hint="eastAsia"/>
          <w:sz w:val="18"/>
          <w:szCs w:val="20"/>
        </w:rPr>
        <w:t>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2.2.8.</w:t>
      </w:r>
      <w:r w:rsidR="00342162">
        <w:rPr>
          <w:rFonts w:ascii="微软雅黑" w:hAnsi="微软雅黑" w:hint="eastAsia"/>
        </w:rPr>
        <w:t>2）（id：</w:t>
      </w:r>
      <w:r w:rsidR="00342162" w:rsidRPr="00342162">
        <w:rPr>
          <w:rFonts w:ascii="微软雅黑" w:hAnsi="微软雅黑" w:hint="eastAsia"/>
        </w:rPr>
        <w:t>2.2.8.</w:t>
      </w:r>
      <w:r w:rsidR="00342162">
        <w:rPr>
          <w:rFonts w:ascii="微软雅黑" w:hAnsi="微软雅黑" w:hint="eastAsia"/>
        </w:rPr>
        <w:t>2</w:t>
      </w:r>
      <w:r w:rsidR="00342162" w:rsidRPr="00342162">
        <w:rPr>
          <w:rFonts w:ascii="微软雅黑" w:hAnsi="微软雅黑" w:hint="eastAsia"/>
        </w:rPr>
        <w:t>.1</w:t>
      </w:r>
      <w:r w:rsidR="00342162">
        <w:rPr>
          <w:rFonts w:ascii="微软雅黑" w:hAnsi="微软雅黑" w:hint="eastAsia"/>
        </w:rPr>
        <w:t>）</w:t>
      </w:r>
    </w:p>
    <w:p w14:paraId="188E7B9A" w14:textId="77777777" w:rsidR="00B641B0" w:rsidRPr="00B641B0" w:rsidRDefault="00B641B0" w:rsidP="00B641B0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注：为相斥选项，不可都选。</w:t>
      </w:r>
    </w:p>
    <w:p w14:paraId="2D287885" w14:textId="77777777" w:rsidR="00C54794" w:rsidRPr="0041437C" w:rsidRDefault="0041437C" w:rsidP="0041437C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 w:rsidRPr="0041437C">
        <w:rPr>
          <w:rFonts w:ascii="微软雅黑" w:hAnsi="微软雅黑" w:hint="eastAsia"/>
        </w:rPr>
        <w:t>外头盖</w:t>
      </w:r>
      <w:r>
        <w:rPr>
          <w:rFonts w:ascii="微软雅黑" w:hAnsi="微软雅黑" w:hint="eastAsia"/>
        </w:rPr>
        <w:t>圆筒结构参数</w:t>
      </w:r>
    </w:p>
    <w:p w14:paraId="04A45B4A" w14:textId="1EA56ED4" w:rsidR="0041437C" w:rsidRDefault="0041437C" w:rsidP="0041437C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1437C">
        <w:rPr>
          <w:rFonts w:ascii="微软雅黑" w:hAnsi="微软雅黑" w:hint="eastAsia"/>
          <w:sz w:val="18"/>
          <w:szCs w:val="20"/>
        </w:rPr>
        <w:t>外头盖</w:t>
      </w:r>
      <w:r>
        <w:rPr>
          <w:rFonts w:ascii="微软雅黑" w:hAnsi="微软雅黑" w:hint="eastAsia"/>
          <w:sz w:val="18"/>
          <w:szCs w:val="20"/>
        </w:rPr>
        <w:t>圆筒</w:t>
      </w:r>
      <w:r w:rsidRPr="0041437C">
        <w:rPr>
          <w:rFonts w:ascii="微软雅黑" w:hAnsi="微软雅黑" w:hint="eastAsia"/>
          <w:sz w:val="18"/>
          <w:szCs w:val="20"/>
        </w:rPr>
        <w:t>内径距浮头法兰外径最小距离</w:t>
      </w:r>
      <w:r>
        <w:rPr>
          <w:rFonts w:ascii="微软雅黑" w:hAnsi="微软雅黑" w:hint="eastAsia"/>
          <w:sz w:val="18"/>
          <w:szCs w:val="20"/>
        </w:rPr>
        <w:t>为</w:t>
      </w:r>
      <w:r w:rsidRPr="0041437C">
        <w:rPr>
          <w:rFonts w:ascii="微软雅黑" w:hAnsi="微软雅黑"/>
          <w:b/>
          <w:color w:val="FF0000"/>
          <w:sz w:val="18"/>
          <w:szCs w:val="20"/>
        </w:rPr>
        <w:t>10</w:t>
      </w:r>
      <w:r w:rsidRPr="0041437C">
        <w:rPr>
          <w:rFonts w:ascii="微软雅黑" w:hAnsi="微软雅黑"/>
          <w:sz w:val="18"/>
          <w:szCs w:val="20"/>
        </w:rPr>
        <w:t>mm。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2.2.9.1</w:t>
      </w:r>
      <w:r w:rsidR="00342162">
        <w:rPr>
          <w:rFonts w:ascii="微软雅黑" w:hAnsi="微软雅黑" w:hint="eastAsia"/>
        </w:rPr>
        <w:t>）</w:t>
      </w:r>
    </w:p>
    <w:p w14:paraId="2690BC48" w14:textId="19D4BC26" w:rsidR="00D4700A" w:rsidRPr="00302C08" w:rsidRDefault="0041437C" w:rsidP="00D4700A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1437C">
        <w:rPr>
          <w:rFonts w:ascii="微软雅黑" w:hAnsi="微软雅黑" w:hint="eastAsia"/>
          <w:sz w:val="18"/>
          <w:szCs w:val="20"/>
        </w:rPr>
        <w:t>为满足浮头法兰强度，需增大法兰直径时，外头盖</w:t>
      </w:r>
      <w:r>
        <w:rPr>
          <w:rFonts w:ascii="微软雅黑" w:hAnsi="微软雅黑" w:hint="eastAsia"/>
          <w:sz w:val="18"/>
          <w:szCs w:val="20"/>
        </w:rPr>
        <w:t>圆筒</w:t>
      </w:r>
      <w:r w:rsidRPr="0041437C">
        <w:rPr>
          <w:rFonts w:ascii="微软雅黑" w:hAnsi="微软雅黑" w:hint="eastAsia"/>
          <w:sz w:val="18"/>
          <w:szCs w:val="20"/>
        </w:rPr>
        <w:t>内径按</w:t>
      </w:r>
      <w:r w:rsidRPr="0041437C">
        <w:rPr>
          <w:rFonts w:ascii="微软雅黑" w:hAnsi="微软雅黑" w:hint="eastAsia"/>
          <w:b/>
          <w:color w:val="FF0000"/>
          <w:sz w:val="18"/>
          <w:szCs w:val="20"/>
        </w:rPr>
        <w:t>50</w:t>
      </w:r>
      <w:r w:rsidRPr="0041437C">
        <w:rPr>
          <w:rFonts w:ascii="微软雅黑" w:hAnsi="微软雅黑" w:hint="eastAsia"/>
          <w:sz w:val="18"/>
          <w:szCs w:val="20"/>
        </w:rPr>
        <w:t>mm增加。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2.2.9.</w:t>
      </w:r>
      <w:r w:rsidR="00342162">
        <w:rPr>
          <w:rFonts w:ascii="微软雅黑" w:hAnsi="微软雅黑" w:hint="eastAsia"/>
        </w:rPr>
        <w:t>2）</w:t>
      </w:r>
    </w:p>
    <w:p w14:paraId="0EFCBC45" w14:textId="77777777" w:rsidR="00D4700A" w:rsidRPr="00B641B0" w:rsidRDefault="00D4700A" w:rsidP="00D4700A">
      <w:pPr>
        <w:pStyle w:val="4"/>
        <w:numPr>
          <w:ilvl w:val="0"/>
          <w:numId w:val="13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固定管板</w:t>
      </w:r>
      <w:r w:rsidRPr="00B641B0">
        <w:rPr>
          <w:rFonts w:ascii="微软雅黑" w:hAnsi="微软雅黑" w:hint="eastAsia"/>
        </w:rPr>
        <w:t>式热交换器，圆筒</w:t>
      </w:r>
      <w:r>
        <w:rPr>
          <w:rFonts w:ascii="微软雅黑" w:hAnsi="微软雅黑" w:hint="eastAsia"/>
        </w:rPr>
        <w:t>结构参数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20250820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>
        <w:rPr>
          <w:rFonts w:ascii="微软雅黑" w:hAnsi="微软雅黑" w:hint="eastAsia"/>
        </w:rPr>
        <w:t>（id：</w:t>
      </w:r>
      <w:r w:rsidRPr="00342162">
        <w:rPr>
          <w:rFonts w:ascii="微软雅黑" w:hAnsi="微软雅黑" w:hint="eastAsia"/>
        </w:rPr>
        <w:t>2.2.</w:t>
      </w:r>
      <w:r>
        <w:rPr>
          <w:rFonts w:ascii="微软雅黑" w:hAnsi="微软雅黑" w:hint="eastAsia"/>
        </w:rPr>
        <w:t>10</w:t>
      </w:r>
      <w:r w:rsidRPr="00342162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1）（id：</w:t>
      </w:r>
      <w:r w:rsidRPr="00342162">
        <w:rPr>
          <w:rFonts w:ascii="微软雅黑" w:hAnsi="微软雅黑" w:hint="eastAsia"/>
        </w:rPr>
        <w:t>2.2.</w:t>
      </w:r>
      <w:r>
        <w:rPr>
          <w:rFonts w:ascii="微软雅黑" w:hAnsi="微软雅黑" w:hint="eastAsia"/>
        </w:rPr>
        <w:t>10</w:t>
      </w:r>
      <w:r w:rsidRPr="00342162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2）</w:t>
      </w:r>
    </w:p>
    <w:p w14:paraId="10CF5CFD" w14:textId="77777777" w:rsidR="00D4700A" w:rsidRPr="0041437C" w:rsidRDefault="00D4700A" w:rsidP="00D4700A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CE1EE6">
        <w:rPr>
          <w:rFonts w:ascii="微软雅黑" w:hAnsi="微软雅黑"/>
          <w:bCs/>
          <w:color w:val="C00000"/>
          <w:sz w:val="18"/>
          <w:szCs w:val="20"/>
        </w:rPr>
        <w:t>b型、e型和f型管板的</w:t>
      </w:r>
      <w:r w:rsidRPr="00CE1EE6">
        <w:rPr>
          <w:rFonts w:ascii="微软雅黑" w:hAnsi="微软雅黑" w:hint="eastAsia"/>
          <w:bCs/>
          <w:color w:val="C00000"/>
          <w:sz w:val="18"/>
          <w:szCs w:val="20"/>
        </w:rPr>
        <w:t>热交换器，</w:t>
      </w:r>
      <w:proofErr w:type="gramStart"/>
      <w:r w:rsidRPr="00CE1EE6">
        <w:rPr>
          <w:rFonts w:ascii="微软雅黑" w:hAnsi="微软雅黑" w:hint="eastAsia"/>
          <w:bCs/>
          <w:color w:val="C00000"/>
          <w:sz w:val="18"/>
          <w:szCs w:val="20"/>
        </w:rPr>
        <w:t>两侧管箱</w:t>
      </w:r>
      <w:r w:rsidRPr="0004659B">
        <w:rPr>
          <w:rFonts w:ascii="微软雅黑" w:hAnsi="微软雅黑" w:hint="eastAsia"/>
          <w:bCs/>
          <w:sz w:val="18"/>
          <w:szCs w:val="20"/>
        </w:rPr>
        <w:t>圆</w:t>
      </w:r>
      <w:r w:rsidRPr="00B641B0">
        <w:rPr>
          <w:rFonts w:ascii="微软雅黑" w:hAnsi="微软雅黑" w:hint="eastAsia"/>
          <w:sz w:val="18"/>
          <w:szCs w:val="20"/>
        </w:rPr>
        <w:t>筒</w:t>
      </w:r>
      <w:proofErr w:type="gramEnd"/>
      <w:r>
        <w:rPr>
          <w:rFonts w:ascii="微软雅黑" w:hAnsi="微软雅黑" w:hint="eastAsia"/>
          <w:sz w:val="18"/>
          <w:szCs w:val="20"/>
        </w:rPr>
        <w:t>厚度统一。</w:t>
      </w:r>
    </w:p>
    <w:p w14:paraId="604905AC" w14:textId="77777777" w:rsidR="00D4700A" w:rsidRPr="00302C08" w:rsidRDefault="00D4700A" w:rsidP="00302C08">
      <w:pPr>
        <w:rPr>
          <w:rFonts w:ascii="微软雅黑" w:hAnsi="微软雅黑" w:hint="eastAsia"/>
          <w:sz w:val="18"/>
          <w:szCs w:val="20"/>
        </w:rPr>
      </w:pPr>
    </w:p>
    <w:p w14:paraId="5BD8B163" w14:textId="77777777" w:rsidR="0041437C" w:rsidRPr="006708E4" w:rsidRDefault="006708E4" w:rsidP="006708E4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壳程</w:t>
      </w:r>
      <w:r w:rsidRPr="006708E4">
        <w:rPr>
          <w:rFonts w:ascii="微软雅黑" w:hAnsi="微软雅黑" w:hint="eastAsia"/>
        </w:rPr>
        <w:t>接管</w:t>
      </w:r>
      <w:r>
        <w:rPr>
          <w:rFonts w:ascii="微软雅黑" w:hAnsi="微软雅黑" w:hint="eastAsia"/>
        </w:rPr>
        <w:t>定位</w:t>
      </w:r>
    </w:p>
    <w:tbl>
      <w:tblPr>
        <w:tblStyle w:val="a8"/>
        <w:tblW w:w="42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3"/>
        <w:gridCol w:w="1833"/>
      </w:tblGrid>
      <w:tr w:rsidR="006708E4" w14:paraId="079C7C54" w14:textId="77777777" w:rsidTr="00AB0BC5">
        <w:trPr>
          <w:jc w:val="center"/>
        </w:trPr>
        <w:tc>
          <w:tcPr>
            <w:tcW w:w="7063" w:type="dxa"/>
          </w:tcPr>
          <w:p w14:paraId="2319FF34" w14:textId="77777777" w:rsidR="006708E4" w:rsidRDefault="006708E4" w:rsidP="0006078C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/>
                <w:noProof/>
                <w:sz w:val="18"/>
                <w:szCs w:val="20"/>
              </w:rPr>
              <w:lastRenderedPageBreak/>
              <w:drawing>
                <wp:inline distT="0" distB="0" distL="0" distR="0" wp14:anchorId="545A34F7" wp14:editId="23AEC013">
                  <wp:extent cx="4201079" cy="2520000"/>
                  <wp:effectExtent l="0" t="0" r="9525" b="0"/>
                  <wp:docPr id="10" name="图片 10" descr="C:\Users\Administrator\Pictures\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Pictures\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079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vAlign w:val="bottom"/>
          </w:tcPr>
          <w:p w14:paraId="3760385F" w14:textId="77777777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L1按下述较大值：</w:t>
            </w:r>
          </w:p>
          <w:p w14:paraId="015F5D1F" w14:textId="11D11F45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3</w:t>
            </w:r>
            <w:r>
              <w:rPr>
                <w:rFonts w:ascii="微软雅黑" w:hAnsi="微软雅黑" w:hint="eastAsia"/>
                <w:sz w:val="18"/>
                <w:szCs w:val="20"/>
              </w:rPr>
              <w:t xml:space="preserve"> x min(δn1,δn2)</w:t>
            </w:r>
            <w:r w:rsidR="00342162">
              <w:rPr>
                <w:rFonts w:ascii="微软雅黑" w:hAnsi="微软雅黑" w:hint="eastAsia"/>
              </w:rPr>
              <w:t xml:space="preserve"> （id：</w:t>
            </w:r>
            <w:r w:rsidR="00342162" w:rsidRPr="00342162">
              <w:rPr>
                <w:rFonts w:ascii="微软雅黑" w:hAnsi="微软雅黑" w:hint="eastAsia"/>
              </w:rPr>
              <w:t>2.3.1</w:t>
            </w:r>
            <w:r w:rsidR="00342162">
              <w:rPr>
                <w:rFonts w:ascii="微软雅黑" w:hAnsi="微软雅黑" w:hint="eastAsia"/>
              </w:rPr>
              <w:t>）（id：</w:t>
            </w:r>
            <w:r w:rsidR="00342162" w:rsidRPr="00342162">
              <w:rPr>
                <w:rFonts w:ascii="微软雅黑" w:hAnsi="微软雅黑" w:hint="eastAsia"/>
              </w:rPr>
              <w:t>2.3.1</w:t>
            </w:r>
            <w:r w:rsidR="00342162">
              <w:rPr>
                <w:rFonts w:ascii="微软雅黑" w:hAnsi="微软雅黑" w:hint="eastAsia"/>
              </w:rPr>
              <w:t>.1）</w:t>
            </w:r>
          </w:p>
          <w:p w14:paraId="4284221D" w14:textId="4E8621E9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50</w:t>
            </w:r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2）（id：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2</w:t>
            </w:r>
            <w:r w:rsidR="00342162" w:rsidRPr="00342162">
              <w:rPr>
                <w:rFonts w:ascii="微软雅黑" w:hAnsi="微软雅黑" w:hint="eastAsia"/>
              </w:rPr>
              <w:t>.1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621D80AF" w14:textId="77777777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L2按下述较大值：</w:t>
            </w:r>
          </w:p>
          <w:p w14:paraId="20DEB030" w14:textId="1B63F89F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3</w:t>
            </w:r>
            <w:r>
              <w:rPr>
                <w:rFonts w:ascii="微软雅黑" w:hAnsi="微软雅黑" w:hint="eastAsia"/>
                <w:sz w:val="18"/>
                <w:szCs w:val="20"/>
              </w:rPr>
              <w:t xml:space="preserve"> x δn1</w:t>
            </w:r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2.3.3</w:t>
            </w:r>
            <w:r w:rsidR="00342162">
              <w:rPr>
                <w:rFonts w:ascii="微软雅黑" w:hAnsi="微软雅黑" w:hint="eastAsia"/>
              </w:rPr>
              <w:t>）（id：</w:t>
            </w:r>
            <w:r w:rsidR="00342162" w:rsidRPr="00342162">
              <w:rPr>
                <w:rFonts w:ascii="微软雅黑" w:hAnsi="微软雅黑" w:hint="eastAsia"/>
              </w:rPr>
              <w:t>2.3.3.1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1A19E985" w14:textId="679EAB9F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>
              <w:rPr>
                <w:rFonts w:ascii="微软雅黑" w:hAnsi="微软雅黑" w:hint="eastAsia"/>
                <w:sz w:val="18"/>
                <w:szCs w:val="20"/>
              </w:rPr>
              <w:t xml:space="preserve"> x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DN×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n1</m:t>
                      </m:r>
                    </m:sub>
                  </m:sSub>
                </m:e>
              </m:rad>
            </m:oMath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4）（id：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4</w:t>
            </w:r>
            <w:r w:rsidR="00342162" w:rsidRPr="00342162">
              <w:rPr>
                <w:rFonts w:ascii="微软雅黑" w:hAnsi="微软雅黑" w:hint="eastAsia"/>
              </w:rPr>
              <w:t>.1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6F20631D" w14:textId="314DD41A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50</w:t>
            </w:r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2.3.5</w:t>
            </w:r>
            <w:r w:rsidR="00342162">
              <w:rPr>
                <w:rFonts w:ascii="微软雅黑" w:hAnsi="微软雅黑" w:hint="eastAsia"/>
              </w:rPr>
              <w:t>）（id：</w:t>
            </w:r>
            <w:r w:rsidR="00342162" w:rsidRPr="00342162">
              <w:rPr>
                <w:rFonts w:ascii="微软雅黑" w:hAnsi="微软雅黑" w:hint="eastAsia"/>
              </w:rPr>
              <w:t>2.3.5.1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48873A88" w14:textId="77777777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L3按下述较大值：</w:t>
            </w:r>
          </w:p>
          <w:p w14:paraId="06DD5BEF" w14:textId="79D73774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>
              <w:rPr>
                <w:rFonts w:ascii="微软雅黑" w:hAnsi="微软雅黑" w:hint="eastAsia"/>
                <w:sz w:val="18"/>
                <w:szCs w:val="20"/>
              </w:rPr>
              <w:t xml:space="preserve"> x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DN×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n1</m:t>
                      </m:r>
                    </m:sub>
                  </m:sSub>
                </m:e>
              </m:rad>
            </m:oMath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2.3.6</w:t>
            </w:r>
            <w:r w:rsidR="00342162">
              <w:rPr>
                <w:rFonts w:ascii="微软雅黑" w:hAnsi="微软雅黑" w:hint="eastAsia"/>
              </w:rPr>
              <w:t>）（id：</w:t>
            </w:r>
            <w:r w:rsidR="00342162" w:rsidRPr="00342162">
              <w:rPr>
                <w:rFonts w:ascii="微软雅黑" w:hAnsi="微软雅黑" w:hint="eastAsia"/>
              </w:rPr>
              <w:t>2.3.6</w:t>
            </w:r>
            <w:r w:rsidR="00342162">
              <w:rPr>
                <w:rFonts w:ascii="微软雅黑" w:hAnsi="微软雅黑" w:hint="eastAsia"/>
              </w:rPr>
              <w:t>.</w:t>
            </w:r>
            <w:r w:rsidR="00342162" w:rsidRPr="00342162">
              <w:rPr>
                <w:rFonts w:ascii="微软雅黑" w:hAnsi="微软雅黑" w:hint="eastAsia"/>
              </w:rPr>
              <w:t>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751CA235" w14:textId="42E5B4AD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>
              <w:rPr>
                <w:rFonts w:ascii="微软雅黑" w:hAnsi="微软雅黑" w:hint="eastAsia"/>
                <w:sz w:val="18"/>
                <w:szCs w:val="20"/>
              </w:rPr>
              <w:t>OD/</w:t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2</w:t>
            </w:r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2.3.7</w:t>
            </w:r>
            <w:r w:rsidR="00342162">
              <w:rPr>
                <w:rFonts w:ascii="微软雅黑" w:hAnsi="微软雅黑" w:hint="eastAsia"/>
              </w:rPr>
              <w:t>）（id：</w:t>
            </w:r>
            <w:r w:rsidR="00342162" w:rsidRPr="00342162">
              <w:rPr>
                <w:rFonts w:ascii="微软雅黑" w:hAnsi="微软雅黑" w:hint="eastAsia"/>
              </w:rPr>
              <w:t>2.3.7.1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6687C8E8" w14:textId="0359B08A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>
              <w:rPr>
                <w:rFonts w:ascii="微软雅黑" w:hAnsi="微软雅黑" w:hint="eastAsia"/>
                <w:sz w:val="18"/>
                <w:szCs w:val="20"/>
              </w:rPr>
              <w:t>Dop/</w:t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2</w:t>
            </w:r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8</w:t>
            </w:r>
            <w:r w:rsidR="00342162" w:rsidRPr="00342162">
              <w:rPr>
                <w:rFonts w:ascii="微软雅黑" w:hAnsi="微软雅黑" w:hint="eastAsia"/>
              </w:rPr>
              <w:t>.</w:t>
            </w:r>
            <w:r w:rsidR="00342162">
              <w:rPr>
                <w:rFonts w:ascii="微软雅黑" w:hAnsi="微软雅黑" w:hint="eastAsia"/>
              </w:rPr>
              <w:t>2）（id：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8</w:t>
            </w:r>
            <w:r w:rsidR="00342162" w:rsidRPr="00342162">
              <w:rPr>
                <w:rFonts w:ascii="微软雅黑" w:hAnsi="微软雅黑" w:hint="eastAsia"/>
              </w:rPr>
              <w:t>.1</w:t>
            </w:r>
            <w:r w:rsidR="00342162">
              <w:rPr>
                <w:rFonts w:ascii="微软雅黑" w:hAnsi="微软雅黑" w:hint="eastAsia"/>
              </w:rPr>
              <w:t>）</w:t>
            </w:r>
          </w:p>
          <w:p w14:paraId="02335DA7" w14:textId="50F497F7" w:rsidR="006708E4" w:rsidRDefault="006708E4" w:rsidP="00E263D4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>
              <w:rPr>
                <w:rFonts w:ascii="微软雅黑" w:hAnsi="微软雅黑" w:hint="eastAsia"/>
                <w:sz w:val="18"/>
                <w:szCs w:val="20"/>
              </w:rPr>
              <w:t>Dip/</w:t>
            </w:r>
            <w:r w:rsidRPr="006708E4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2</w:t>
            </w:r>
            <w:r w:rsidR="00342162">
              <w:rPr>
                <w:rFonts w:ascii="微软雅黑" w:hAnsi="微软雅黑" w:hint="eastAsia"/>
              </w:rPr>
              <w:t>（id：</w:t>
            </w:r>
            <w:r w:rsidR="00342162" w:rsidRPr="00342162">
              <w:rPr>
                <w:rFonts w:ascii="微软雅黑" w:hAnsi="微软雅黑" w:hint="eastAsia"/>
              </w:rPr>
              <w:t>2.3.</w:t>
            </w:r>
            <w:r w:rsidR="00342162">
              <w:rPr>
                <w:rFonts w:ascii="微软雅黑" w:hAnsi="微软雅黑" w:hint="eastAsia"/>
              </w:rPr>
              <w:t>9）（id：</w:t>
            </w:r>
            <w:r w:rsidR="00342162" w:rsidRPr="00342162">
              <w:rPr>
                <w:rFonts w:ascii="微软雅黑" w:hAnsi="微软雅黑" w:hint="eastAsia"/>
              </w:rPr>
              <w:lastRenderedPageBreak/>
              <w:t>2.3.</w:t>
            </w:r>
            <w:r w:rsidR="00342162">
              <w:rPr>
                <w:rFonts w:ascii="微软雅黑" w:hAnsi="微软雅黑" w:hint="eastAsia"/>
              </w:rPr>
              <w:t>9</w:t>
            </w:r>
            <w:r w:rsidR="00342162" w:rsidRPr="00342162">
              <w:rPr>
                <w:rFonts w:ascii="微软雅黑" w:hAnsi="微软雅黑" w:hint="eastAsia"/>
              </w:rPr>
              <w:t>.1</w:t>
            </w:r>
            <w:r w:rsidR="00342162">
              <w:rPr>
                <w:rFonts w:ascii="微软雅黑" w:hAnsi="微软雅黑" w:hint="eastAsia"/>
              </w:rPr>
              <w:t>）</w:t>
            </w:r>
          </w:p>
        </w:tc>
      </w:tr>
    </w:tbl>
    <w:p w14:paraId="51300922" w14:textId="77777777" w:rsidR="00AB0BC5" w:rsidRPr="00096C16" w:rsidRDefault="00AB0BC5" w:rsidP="00AB0BC5">
      <w:pPr>
        <w:ind w:firstLineChars="200" w:firstLine="360"/>
        <w:rPr>
          <w:ins w:id="9" w:author="冯栩迟" w:date="2025-10-15T13:23:00Z"/>
          <w:rFonts w:ascii="微软雅黑" w:hAnsi="微软雅黑" w:hint="eastAsia"/>
          <w:sz w:val="18"/>
          <w:szCs w:val="20"/>
        </w:rPr>
      </w:pPr>
      <w:ins w:id="10" w:author="冯栩迟" w:date="2025-10-15T13:23:00Z">
        <w:r w:rsidRPr="00521733">
          <w:rPr>
            <w:rFonts w:ascii="微软雅黑" w:hAnsi="微软雅黑"/>
            <w:sz w:val="18"/>
            <w:szCs w:val="20"/>
          </w:rPr>
          <w:lastRenderedPageBreak/>
          <w:t>L1、L2、L3的值均应得到保证，</w:t>
        </w:r>
        <w:r>
          <w:rPr>
            <w:rFonts w:ascii="微软雅黑" w:hAnsi="微软雅黑" w:hint="eastAsia"/>
            <w:sz w:val="18"/>
            <w:szCs w:val="20"/>
          </w:rPr>
          <w:t>接管定位尺寸</w:t>
        </w:r>
        <w:r w:rsidRPr="00521733">
          <w:rPr>
            <w:rFonts w:ascii="微软雅黑" w:hAnsi="微软雅黑"/>
            <w:sz w:val="18"/>
            <w:szCs w:val="20"/>
          </w:rPr>
          <w:t>取最大值</w:t>
        </w:r>
        <w:r>
          <w:rPr>
            <w:rFonts w:ascii="微软雅黑" w:hAnsi="微软雅黑" w:hint="eastAsia"/>
            <w:sz w:val="18"/>
            <w:szCs w:val="20"/>
          </w:rPr>
          <w:t>。</w:t>
        </w:r>
        <w:r w:rsidRPr="006F3649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（</w:t>
        </w:r>
        <w:r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20250725</w:t>
        </w:r>
        <w:r w:rsidRPr="006F3649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新增</w:t>
        </w:r>
        <w:r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-补充说明</w:t>
        </w:r>
        <w:r w:rsidRPr="006F3649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）</w:t>
        </w:r>
      </w:ins>
    </w:p>
    <w:p w14:paraId="195A5FE3" w14:textId="06410F5A" w:rsidR="0041437C" w:rsidDel="00AB0BC5" w:rsidRDefault="0041437C" w:rsidP="0006078C">
      <w:pPr>
        <w:ind w:firstLineChars="200" w:firstLine="360"/>
        <w:rPr>
          <w:del w:id="11" w:author="冯栩迟" w:date="2025-10-15T13:23:00Z"/>
          <w:rFonts w:ascii="微软雅黑" w:hAnsi="微软雅黑" w:hint="eastAsia"/>
          <w:sz w:val="18"/>
          <w:szCs w:val="20"/>
        </w:rPr>
      </w:pPr>
    </w:p>
    <w:p w14:paraId="3B1D48DE" w14:textId="77777777" w:rsidR="000723B6" w:rsidRDefault="000723B6" w:rsidP="0006078C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p w14:paraId="6D814D31" w14:textId="0AF47D94" w:rsidR="000723B6" w:rsidRPr="00B37CB4" w:rsidRDefault="000723B6" w:rsidP="000723B6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  <w:highlight w:val="green"/>
        </w:rPr>
      </w:pPr>
      <w:r w:rsidRPr="00B37CB4">
        <w:rPr>
          <w:rFonts w:ascii="微软雅黑" w:hAnsi="微软雅黑" w:hint="eastAsia"/>
          <w:b/>
          <w:color w:val="C00000"/>
          <w:sz w:val="18"/>
          <w:szCs w:val="20"/>
          <w:highlight w:val="green"/>
        </w:rPr>
        <w:sym w:font="Wingdings" w:char="F0FE"/>
      </w:r>
      <w:r w:rsidRPr="00B37CB4">
        <w:rPr>
          <w:rFonts w:ascii="微软雅黑" w:hAnsi="微软雅黑" w:hint="eastAsia"/>
          <w:bCs/>
          <w:sz w:val="18"/>
          <w:szCs w:val="20"/>
          <w:highlight w:val="green"/>
        </w:rPr>
        <w:t>对U形管换热器，</w:t>
      </w:r>
      <w:r w:rsidR="003773FD" w:rsidRPr="00B37CB4">
        <w:rPr>
          <w:rFonts w:ascii="微软雅黑" w:hAnsi="微软雅黑" w:hint="eastAsia"/>
          <w:bCs/>
          <w:sz w:val="18"/>
          <w:szCs w:val="20"/>
          <w:highlight w:val="green"/>
        </w:rPr>
        <w:t>当公称直径在DN</w:t>
      </w:r>
      <w:r w:rsidR="00FA009D" w:rsidRPr="00B37CB4">
        <w:rPr>
          <w:rFonts w:ascii="微软雅黑" w:hAnsi="微软雅黑" w:hint="eastAsia"/>
          <w:bCs/>
          <w:sz w:val="18"/>
          <w:szCs w:val="20"/>
          <w:highlight w:val="green"/>
        </w:rPr>
        <w:t>&gt;</w:t>
      </w:r>
      <w:r w:rsidR="003773FD" w:rsidRPr="00B37CB4">
        <w:rPr>
          <w:rFonts w:ascii="微软雅黑" w:hAnsi="微软雅黑" w:hint="eastAsia"/>
          <w:b/>
          <w:bCs/>
          <w:color w:val="FF0000"/>
          <w:sz w:val="18"/>
          <w:szCs w:val="20"/>
          <w:highlight w:val="green"/>
        </w:rPr>
        <w:t>1500</w:t>
      </w:r>
      <w:r w:rsidR="003773FD" w:rsidRPr="00B37CB4">
        <w:rPr>
          <w:rFonts w:ascii="微软雅黑" w:hAnsi="微软雅黑" w:hint="eastAsia"/>
          <w:bCs/>
          <w:sz w:val="18"/>
          <w:szCs w:val="20"/>
          <w:highlight w:val="green"/>
        </w:rPr>
        <w:t>范围时，</w:t>
      </w:r>
      <w:r w:rsidRPr="00B37CB4">
        <w:rPr>
          <w:rFonts w:ascii="微软雅黑" w:hAnsi="微软雅黑" w:hint="eastAsia"/>
          <w:bCs/>
          <w:sz w:val="18"/>
          <w:szCs w:val="20"/>
          <w:highlight w:val="green"/>
        </w:rPr>
        <w:t>使</w:t>
      </w:r>
      <w:r w:rsidRPr="00B37CB4">
        <w:rPr>
          <w:rFonts w:ascii="微软雅黑" w:hAnsi="微软雅黑"/>
          <w:bCs/>
          <w:sz w:val="18"/>
          <w:szCs w:val="20"/>
          <w:highlight w:val="green"/>
        </w:rPr>
        <w:t>U形端的壳体进(出)口安装在</w:t>
      </w:r>
      <w:r w:rsidRPr="00B37CB4">
        <w:rPr>
          <w:rFonts w:ascii="微软雅黑" w:hAnsi="微软雅黑"/>
          <w:b/>
          <w:color w:val="FF0000"/>
          <w:sz w:val="18"/>
          <w:szCs w:val="20"/>
          <w:highlight w:val="green"/>
        </w:rPr>
        <w:t>U形管末端</w:t>
      </w:r>
      <w:r w:rsidR="001F2E68" w:rsidRPr="00B37CB4">
        <w:rPr>
          <w:rFonts w:ascii="微软雅黑" w:hAnsi="微软雅黑" w:hint="eastAsia"/>
          <w:bCs/>
          <w:sz w:val="18"/>
          <w:szCs w:val="20"/>
          <w:highlight w:val="green"/>
        </w:rPr>
        <w:t>/</w:t>
      </w:r>
      <w:r w:rsidR="001F2E68" w:rsidRPr="00B37CB4">
        <w:rPr>
          <w:rFonts w:ascii="微软雅黑" w:hAnsi="微软雅黑" w:hint="eastAsia"/>
          <w:b/>
          <w:color w:val="FF0000"/>
          <w:sz w:val="18"/>
          <w:szCs w:val="20"/>
          <w:highlight w:val="green"/>
        </w:rPr>
        <w:t>近</w:t>
      </w:r>
      <w:r w:rsidR="001F2E68" w:rsidRPr="00B37CB4">
        <w:rPr>
          <w:rFonts w:ascii="微软雅黑" w:hAnsi="微软雅黑"/>
          <w:b/>
          <w:color w:val="FF0000"/>
          <w:sz w:val="18"/>
          <w:szCs w:val="20"/>
          <w:highlight w:val="green"/>
        </w:rPr>
        <w:t>U形管末端</w:t>
      </w:r>
      <w:r w:rsidR="001F2E68" w:rsidRPr="00B37CB4">
        <w:rPr>
          <w:rFonts w:ascii="微软雅黑" w:hAnsi="微软雅黑" w:hint="eastAsia"/>
          <w:b/>
          <w:color w:val="FF0000"/>
          <w:sz w:val="18"/>
          <w:szCs w:val="20"/>
          <w:highlight w:val="green"/>
        </w:rPr>
        <w:t>折流板</w:t>
      </w:r>
      <w:r w:rsidRPr="00B37CB4">
        <w:rPr>
          <w:rFonts w:ascii="微软雅黑" w:hAnsi="微软雅黑"/>
          <w:bCs/>
          <w:sz w:val="18"/>
          <w:szCs w:val="20"/>
          <w:highlight w:val="green"/>
        </w:rPr>
        <w:t>以外，以消除U形管末端流体停滞的换热损失。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2.3.10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2.3.10.1</w:t>
      </w:r>
      <w:r w:rsidR="00342162">
        <w:rPr>
          <w:rFonts w:ascii="微软雅黑" w:hAnsi="微软雅黑" w:hint="eastAsia"/>
        </w:rPr>
        <w:t>）（id：</w:t>
      </w:r>
      <w:r w:rsidR="00342162" w:rsidRPr="00342162">
        <w:rPr>
          <w:rFonts w:ascii="微软雅黑" w:hAnsi="微软雅黑" w:hint="eastAsia"/>
        </w:rPr>
        <w:t>2.3.10.</w:t>
      </w:r>
      <w:r w:rsidR="00342162">
        <w:rPr>
          <w:rFonts w:ascii="微软雅黑" w:hAnsi="微软雅黑" w:hint="eastAsia"/>
        </w:rPr>
        <w:t>2）（id：</w:t>
      </w:r>
      <w:r w:rsidR="00342162" w:rsidRPr="00342162">
        <w:rPr>
          <w:rFonts w:ascii="微软雅黑" w:hAnsi="微软雅黑" w:hint="eastAsia"/>
        </w:rPr>
        <w:t>2.3.10.</w:t>
      </w:r>
      <w:r w:rsidR="00342162">
        <w:rPr>
          <w:rFonts w:ascii="微软雅黑" w:hAnsi="微软雅黑" w:hint="eastAsia"/>
        </w:rPr>
        <w:t>3）</w:t>
      </w:r>
    </w:p>
    <w:p w14:paraId="147B3F8C" w14:textId="77777777" w:rsidR="000723B6" w:rsidRPr="00FA009D" w:rsidRDefault="000723B6" w:rsidP="0006078C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p w14:paraId="5741A351" w14:textId="77777777" w:rsidR="000723B6" w:rsidRDefault="000723B6" w:rsidP="0006078C">
      <w:pPr>
        <w:ind w:firstLineChars="200" w:firstLine="360"/>
        <w:rPr>
          <w:rFonts w:ascii="微软雅黑" w:hAnsi="微软雅黑" w:hint="eastAsia"/>
          <w:sz w:val="18"/>
          <w:szCs w:val="20"/>
        </w:rPr>
      </w:pPr>
    </w:p>
    <w:p w14:paraId="0C2342E1" w14:textId="77777777" w:rsidR="000664ED" w:rsidRPr="000664ED" w:rsidRDefault="000664ED" w:rsidP="000664ED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0664ED">
        <w:rPr>
          <w:rFonts w:ascii="微软雅黑" w:hAnsi="微软雅黑" w:hint="eastAsia"/>
        </w:rPr>
        <w:t>容器法兰（管箱、</w:t>
      </w:r>
      <w:proofErr w:type="gramStart"/>
      <w:r w:rsidRPr="000664ED">
        <w:rPr>
          <w:rFonts w:ascii="微软雅黑" w:hAnsi="微软雅黑" w:hint="eastAsia"/>
        </w:rPr>
        <w:t>管箱侧</w:t>
      </w:r>
      <w:proofErr w:type="gramEnd"/>
      <w:r w:rsidRPr="000664ED">
        <w:rPr>
          <w:rFonts w:ascii="微软雅黑" w:hAnsi="微软雅黑" w:hint="eastAsia"/>
        </w:rPr>
        <w:t>、外头盖、外头盖侧）</w:t>
      </w:r>
    </w:p>
    <w:p w14:paraId="3FC96D28" w14:textId="58178F67" w:rsidR="00863283" w:rsidRPr="00302C08" w:rsidRDefault="00863283" w:rsidP="00863283">
      <w:pPr>
        <w:pStyle w:val="4"/>
        <w:numPr>
          <w:ilvl w:val="0"/>
          <w:numId w:val="14"/>
        </w:numPr>
        <w:rPr>
          <w:rFonts w:ascii="微软雅黑" w:hAnsi="微软雅黑" w:hint="eastAsia"/>
          <w:highlight w:val="yellow"/>
        </w:rPr>
      </w:pPr>
      <w:r w:rsidRPr="00302C08">
        <w:rPr>
          <w:rFonts w:ascii="微软雅黑" w:hAnsi="微软雅黑" w:hint="eastAsia"/>
          <w:highlight w:val="yellow"/>
        </w:rPr>
        <w:t>容器法兰形式选择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2.4.1</w:t>
      </w:r>
      <w:r w:rsidR="00342162">
        <w:rPr>
          <w:rFonts w:ascii="微软雅黑" w:hAnsi="微软雅黑" w:hint="eastAsia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616"/>
        <w:gridCol w:w="716"/>
        <w:gridCol w:w="616"/>
        <w:gridCol w:w="616"/>
        <w:gridCol w:w="716"/>
        <w:gridCol w:w="616"/>
        <w:gridCol w:w="616"/>
        <w:gridCol w:w="716"/>
        <w:gridCol w:w="616"/>
        <w:gridCol w:w="616"/>
        <w:gridCol w:w="716"/>
        <w:gridCol w:w="616"/>
        <w:gridCol w:w="616"/>
        <w:gridCol w:w="716"/>
        <w:gridCol w:w="616"/>
      </w:tblGrid>
      <w:tr w:rsidR="00863283" w:rsidRPr="00B71827" w14:paraId="64723EB6" w14:textId="77777777" w:rsidTr="00863283">
        <w:trPr>
          <w:trHeight w:val="57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D6D72F2" w14:textId="77777777" w:rsidR="00863283" w:rsidRPr="00302C08" w:rsidRDefault="00D44A62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设计条件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F787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All</w:t>
            </w:r>
          </w:p>
        </w:tc>
        <w:tc>
          <w:tcPr>
            <w:tcW w:w="0" w:type="auto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1D632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容器法兰形式选择</w:t>
            </w:r>
          </w:p>
        </w:tc>
      </w:tr>
      <w:tr w:rsidR="00863283" w:rsidRPr="00B71827" w14:paraId="51C244EE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DDCC10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压力等级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52AFD" w14:textId="77777777" w:rsidR="00863283" w:rsidRPr="00302C08" w:rsidRDefault="00E22BE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b/>
                <w:bCs/>
                <w:kern w:val="0"/>
                <w:sz w:val="10"/>
                <w:szCs w:val="10"/>
                <w:highlight w:val="yellow"/>
              </w:rPr>
              <w:t>≥</w:t>
            </w:r>
            <w:r w:rsidR="002D29E2" w:rsidRPr="00302C08">
              <w:rPr>
                <w:rFonts w:ascii="等线" w:eastAsia="等线" w:hAnsi="等线" w:cs="宋体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  <w:t>-0.1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AAF0DC4" w14:textId="77777777" w:rsidR="00863283" w:rsidRPr="00302C08" w:rsidRDefault="002D29E2" w:rsidP="00E22BE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b/>
                <w:bCs/>
                <w:kern w:val="0"/>
                <w:sz w:val="10"/>
                <w:szCs w:val="10"/>
                <w:highlight w:val="yellow"/>
              </w:rPr>
              <w:t>≥</w:t>
            </w:r>
            <w:r w:rsidRPr="00302C08">
              <w:rPr>
                <w:rFonts w:ascii="等线" w:eastAsia="等线" w:hAnsi="等线" w:cs="宋体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00"/>
            <w:noWrap/>
            <w:vAlign w:val="center"/>
            <w:hideMark/>
          </w:tcPr>
          <w:p w14:paraId="68AFFA95" w14:textId="77777777" w:rsidR="00863283" w:rsidRPr="00302C08" w:rsidRDefault="002D29E2" w:rsidP="0069394B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b/>
                <w:bCs/>
                <w:kern w:val="0"/>
                <w:sz w:val="10"/>
                <w:szCs w:val="10"/>
                <w:highlight w:val="yellow"/>
              </w:rPr>
              <w:t>≥</w:t>
            </w:r>
            <w:r w:rsidRPr="00302C08">
              <w:rPr>
                <w:rFonts w:ascii="等线" w:eastAsia="等线" w:hAnsi="等线" w:cs="宋体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  <w:t>1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22D12ED" w14:textId="77777777" w:rsidR="00863283" w:rsidRPr="00302C08" w:rsidRDefault="002D29E2" w:rsidP="00E22BE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b/>
                <w:bCs/>
                <w:kern w:val="0"/>
                <w:sz w:val="10"/>
                <w:szCs w:val="10"/>
                <w:highlight w:val="yellow"/>
              </w:rPr>
              <w:t>≥</w:t>
            </w:r>
            <w:r w:rsidRPr="00302C08">
              <w:rPr>
                <w:rFonts w:ascii="等线" w:eastAsia="等线" w:hAnsi="等线" w:cs="宋体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  <w:t>2.5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63BDE0C" w14:textId="77777777" w:rsidR="00863283" w:rsidRPr="00302C08" w:rsidRDefault="002D29E2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b/>
                <w:bCs/>
                <w:kern w:val="0"/>
                <w:sz w:val="10"/>
                <w:szCs w:val="10"/>
                <w:highlight w:val="yellow"/>
              </w:rPr>
              <w:t>≥</w:t>
            </w:r>
            <w:r w:rsidR="00863283" w:rsidRPr="00302C08">
              <w:rPr>
                <w:rFonts w:ascii="等线" w:eastAsia="等线" w:hAnsi="等线" w:cs="宋体"/>
                <w:b/>
                <w:bCs/>
                <w:color w:val="FF0000"/>
                <w:kern w:val="0"/>
                <w:sz w:val="10"/>
                <w:szCs w:val="10"/>
                <w:highlight w:val="yellow"/>
              </w:rPr>
              <w:t>10</w:t>
            </w:r>
          </w:p>
        </w:tc>
      </w:tr>
      <w:tr w:rsidR="00863283" w:rsidRPr="00B71827" w14:paraId="2CD99FA7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DB3EB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公称直径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2E88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法兰类型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F2CE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密封面型式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8B6E8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垫片型式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C9A4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法兰类型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81A5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密封面型式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F684E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垫片型式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756100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法兰类型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BB0A7A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密封面型式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31D128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垫片型式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2D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法兰类型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06EE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密封面型式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0C129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垫片型式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260A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法兰类型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1F3C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密封面型式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E2EE3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垫片型式</w:t>
            </w:r>
          </w:p>
        </w:tc>
      </w:tr>
      <w:tr w:rsidR="00863283" w:rsidRPr="00B71827" w14:paraId="3293706C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CEA42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D62B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1A0F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C8CEF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AC3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4066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C65CB3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832199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50C34E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0558E1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8762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645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B2A99C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AF24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CD54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5FA04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76F5C79E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D4CA96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C1A9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570A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9F369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E381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AA02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9EAAD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B0C0C0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83695B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0119EB8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DDC1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1E2E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489CCB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EA54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75BC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A7AF1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71986B46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F801B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7ADE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7C65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D0093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F2DA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6ED8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53450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C8C40C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B9F3D8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7087FD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C66F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6FD1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948B37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916E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134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A73B3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573EB419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584DA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79E7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707E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763C0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A751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BFB2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FEFFB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9A5665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955489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7CFA3D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9C7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4D6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41AB0F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40A6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042B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DB9DB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695881F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90008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B53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438E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68960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000F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160E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82EE9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AD0434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2B18DA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0094F70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4639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E42C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536E2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4D28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DB6D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A5C7DF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1C8B3AAF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7E741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550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75E6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D986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3C21A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3B7A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9F73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5D8F2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149E8B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B729A7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469D829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477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9950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66819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5334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F21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53665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11BC04F8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56FBD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7CCF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E9DC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07E62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4967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C631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8D139E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DA610C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6DE8A4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26C3D9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34A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D6E9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E8554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C1DA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B0EA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5DD4D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6090C7B3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5175A0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5F11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F203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642A3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1F7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589C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104485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C57839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460708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02CAC79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8853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B44C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8A872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66A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EA29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50E5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39B0F584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4A16B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71C0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B7B2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F967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C98F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522F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52BDC8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EB9510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665ABB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57889B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A78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246B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9003E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2361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2F32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406888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7540DD61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C7ABA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0482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0C5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BFF97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328F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795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9E704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B46E1F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9585A3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6D8A99F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1A7B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B210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BE901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9881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786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D5DB0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181DF98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79CEC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E313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2AFB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0B19A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3FB4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A3F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3D239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98B96B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B211D0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062904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4956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48C6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2BFCA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952D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BBB5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E8F3CD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5FBBB67A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0FA2EF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8E9B1A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850EBF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noWrap/>
            <w:vAlign w:val="center"/>
            <w:hideMark/>
          </w:tcPr>
          <w:p w14:paraId="4378770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F7C539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FA08DB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2D69A40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48C6BF17" w14:textId="77777777" w:rsidR="00863283" w:rsidRPr="00302C08" w:rsidRDefault="006B5B2F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0B9DBCAF" w14:textId="77777777" w:rsidR="00863283" w:rsidRPr="00302C08" w:rsidRDefault="006B5B2F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FM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00B050"/>
            <w:noWrap/>
            <w:vAlign w:val="center"/>
            <w:hideMark/>
          </w:tcPr>
          <w:p w14:paraId="3D5C4B8F" w14:textId="77777777" w:rsidR="00863283" w:rsidRPr="00302C08" w:rsidRDefault="006B5B2F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8CB797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0FF1C1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65E4E2E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8E2E97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422DFE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8F590A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560F6BD7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5455A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7317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0E8B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4B6E9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EA21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C791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CBF089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7B8F4B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D90562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5473D2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14F7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35E3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51CB0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6B91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7704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67A8A1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1636675A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A903D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4A4F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AA15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BF38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9432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1035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8AA70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735AF6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196B45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6D9086B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D7EB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2F0B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1AA70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78B7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F3E9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10C3D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2378EB56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27A36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4EA6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25E6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3C19C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53C5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96C3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B18545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F6769F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D58E79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56B99B4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6730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74F3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A61CD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184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85FA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C9CAE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23748AA9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914A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A901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274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7A0BD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3CF3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0D0E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EB5E5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59059A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DCC07C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7541CC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138A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BB7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921CB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5896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603B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D9A3F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56910AC2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F82AE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2613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7720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CDB56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61CB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89DE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4F7A3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C0F959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CEBDD3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7F92428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FDE4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F5FD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9DE78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B12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160C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2AF8A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6FF0DE12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569F4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82DD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492C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2F190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F373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642D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4F611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54B81A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CBA7BA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09276DA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7207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4A1C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0E825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2E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331F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1035E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295E0020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6843BB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4D4B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26C5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5428D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FA00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A801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31971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E7E8DA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80BEA0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6C1EADA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954C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5760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FD1B5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ED90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8EE7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CD1D82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0310CFCC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3788B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3C99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87C4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25212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5180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795F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CB1F5C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22DEE1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712CCC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7747D16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8483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70EA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E3A81C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25A7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605B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35051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2AB4A94C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007E9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1900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4D9D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526E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524F0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F651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6D6A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425019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ABB81B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66BD3E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1ACDB8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F5E2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BE54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175F8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D71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778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DCD5EA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6DD7B1A9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CF9BC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812F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2FF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693DA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FBDA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ADB0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405F1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D8D229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A74D2E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4ECB858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DE92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5581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C1B17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1074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116B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11683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3D17B5EA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6C79CA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2100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864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B6D8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661FA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8047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FD35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CBC4C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C4A445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82CA34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380EDA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FA1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CC0D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C2FBD3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EC8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FDE9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9A220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7513C76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AAB04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0DE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616C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359AC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8CA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FD461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A3698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21517A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E39E5F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E3835A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04548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E924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DF882F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868B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5EEB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5B3280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46E8A634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D55DB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2300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8D7E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E6E2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D5072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0C22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54196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D1F53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7B994D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58F4C13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566648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1B3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CC3F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97341A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67AAC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FF4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2A757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2448995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CE22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8BD7E3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89EC6DD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E3FD470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1C5C9D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BDC3DF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18A1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C5C578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D96731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7FCB0BA7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B8B09FE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00B26B9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D94BB2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9399FE4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2B7B875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C370B" w14:textId="77777777" w:rsidR="00863283" w:rsidRPr="00302C08" w:rsidRDefault="00863283" w:rsidP="00863283">
            <w:pPr>
              <w:widowControl/>
              <w:spacing w:line="16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</w:p>
        </w:tc>
      </w:tr>
      <w:tr w:rsidR="00863283" w:rsidRPr="00B71827" w14:paraId="7B0F1623" w14:textId="77777777" w:rsidTr="00863283">
        <w:trPr>
          <w:trHeight w:val="57"/>
          <w:jc w:val="center"/>
        </w:trPr>
        <w:tc>
          <w:tcPr>
            <w:tcW w:w="0" w:type="auto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2F20EE" w14:textId="77777777" w:rsidR="00863283" w:rsidRPr="00302C08" w:rsidRDefault="00863283" w:rsidP="00863283">
            <w:pPr>
              <w:widowControl/>
              <w:spacing w:line="160" w:lineRule="exact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</w:pP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法兰类型：</w:t>
            </w: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WN对焊法兰；A-type甲型法兰；B-type乙型法兰</w:t>
            </w: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br/>
            </w: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垫片型式：</w:t>
            </w: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 xml:space="preserve">A金属包垫片；B </w:t>
            </w: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缠绕式垫片（带内外环）；</w:t>
            </w: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 xml:space="preserve">C </w:t>
            </w: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缠绕式垫片（带内环）；</w:t>
            </w: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D非金属软垫片；E柔性石墨波齿复合垫片；F</w:t>
            </w:r>
            <w:proofErr w:type="gramStart"/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金属环垫</w:t>
            </w:r>
            <w:proofErr w:type="gramEnd"/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br/>
            </w:r>
            <w:r w:rsidRPr="00302C08">
              <w:rPr>
                <w:rFonts w:ascii="等线" w:eastAsia="等线" w:hAnsi="等线" w:cs="宋体" w:hint="eastAsia"/>
                <w:color w:val="000000"/>
                <w:kern w:val="0"/>
                <w:sz w:val="10"/>
                <w:szCs w:val="10"/>
                <w:highlight w:val="yellow"/>
              </w:rPr>
              <w:t>密封面型式：</w:t>
            </w:r>
            <w:r w:rsidRPr="00302C08">
              <w:rPr>
                <w:rFonts w:ascii="等线" w:eastAsia="等线" w:hAnsi="等线" w:cs="宋体"/>
                <w:color w:val="000000"/>
                <w:kern w:val="0"/>
                <w:sz w:val="10"/>
                <w:szCs w:val="10"/>
                <w:highlight w:val="yellow"/>
              </w:rPr>
              <w:t>RF突面；FM凹凸面；TG榫槽面；FF平面；RJ环面</w:t>
            </w:r>
          </w:p>
        </w:tc>
      </w:tr>
    </w:tbl>
    <w:p w14:paraId="0CD12817" w14:textId="77777777" w:rsidR="00863283" w:rsidRPr="00302C08" w:rsidRDefault="00863283" w:rsidP="00863283">
      <w:pPr>
        <w:rPr>
          <w:rFonts w:ascii="微软雅黑" w:hAnsi="微软雅黑" w:hint="eastAsia"/>
          <w:color w:val="FF0000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注</w:t>
      </w:r>
      <w:r w:rsidRPr="00302C08">
        <w:rPr>
          <w:rFonts w:ascii="微软雅黑" w:hAnsi="微软雅黑"/>
          <w:color w:val="FF0000"/>
          <w:sz w:val="18"/>
          <w:szCs w:val="20"/>
          <w:highlight w:val="yellow"/>
        </w:rPr>
        <w:t>1：</w:t>
      </w:r>
      <w:r w:rsidR="00D44A62"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设计条件</w:t>
      </w:r>
      <w:r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即对应本表的数量，如有温度</w:t>
      </w:r>
      <w:r w:rsidR="00B739FF"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、危害程度</w:t>
      </w:r>
      <w:r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等区分；</w:t>
      </w:r>
    </w:p>
    <w:p w14:paraId="4EFBB912" w14:textId="77777777" w:rsidR="00863283" w:rsidRPr="00302C08" w:rsidRDefault="00863283" w:rsidP="00863283">
      <w:pPr>
        <w:rPr>
          <w:rFonts w:ascii="微软雅黑" w:hAnsi="微软雅黑" w:hint="eastAsia"/>
          <w:color w:val="FF0000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注</w:t>
      </w:r>
      <w:r w:rsidRPr="00302C08">
        <w:rPr>
          <w:rFonts w:ascii="微软雅黑" w:hAnsi="微软雅黑"/>
          <w:color w:val="FF0000"/>
          <w:sz w:val="18"/>
          <w:szCs w:val="20"/>
          <w:highlight w:val="yellow"/>
        </w:rPr>
        <w:t>2：表格可按压力等级重叠</w:t>
      </w:r>
      <w:r w:rsidR="00766A6C"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（收缩）</w:t>
      </w:r>
      <w:r w:rsidR="00B739FF"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（按压力等级范围区分，共</w:t>
      </w:r>
      <w:r w:rsidR="002F7C7C" w:rsidRPr="00302C08">
        <w:rPr>
          <w:rFonts w:ascii="微软雅黑" w:hAnsi="微软雅黑"/>
          <w:color w:val="FF0000"/>
          <w:sz w:val="18"/>
          <w:szCs w:val="20"/>
          <w:highlight w:val="yellow"/>
        </w:rPr>
        <w:t>6</w:t>
      </w:r>
      <w:r w:rsidR="00B739FF"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类，值可调整）</w:t>
      </w:r>
      <w:r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；</w:t>
      </w:r>
    </w:p>
    <w:p w14:paraId="29F7C2A7" w14:textId="77777777" w:rsidR="00863283" w:rsidRPr="00302C08" w:rsidRDefault="00863283" w:rsidP="00863283">
      <w:pPr>
        <w:rPr>
          <w:rFonts w:ascii="微软雅黑" w:hAnsi="微软雅黑" w:hint="eastAsia"/>
          <w:color w:val="FF0000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color w:val="FF0000"/>
          <w:sz w:val="18"/>
          <w:szCs w:val="20"/>
          <w:highlight w:val="yellow"/>
        </w:rPr>
        <w:t>注</w:t>
      </w:r>
      <w:r w:rsidRPr="00302C08">
        <w:rPr>
          <w:rFonts w:ascii="微软雅黑" w:hAnsi="微软雅黑"/>
          <w:color w:val="FF0000"/>
          <w:sz w:val="18"/>
          <w:szCs w:val="20"/>
          <w:highlight w:val="yellow"/>
        </w:rPr>
        <w:t>3：测试期间法兰类型全部为WN，垫片形式全部为E，密封面型式全部为FM</w:t>
      </w:r>
    </w:p>
    <w:p w14:paraId="20F355B7" w14:textId="77777777" w:rsidR="006B5B2F" w:rsidRPr="00302C08" w:rsidRDefault="006B5B2F" w:rsidP="006B5B2F">
      <w:pPr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  <w:t>表格取值说明：</w:t>
      </w:r>
    </w:p>
    <w:p w14:paraId="322C072D" w14:textId="77777777" w:rsidR="006B5B2F" w:rsidRPr="00302C08" w:rsidRDefault="006B5B2F" w:rsidP="006B5B2F">
      <w:pPr>
        <w:pStyle w:val="a0"/>
        <w:numPr>
          <w:ilvl w:val="0"/>
          <w:numId w:val="25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  <w:t>根据设计条件（</w:t>
      </w:r>
      <w:proofErr w:type="gramStart"/>
      <w:r w:rsidRPr="00302C08"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  <w:t>表左上</w:t>
      </w:r>
      <w:proofErr w:type="gramEnd"/>
      <w:r w:rsidRPr="00302C08"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  <w:t>），选定整体表格内容，测试阶段为“</w:t>
      </w:r>
      <w:r w:rsidRPr="00302C08">
        <w:rPr>
          <w:rFonts w:ascii="微软雅黑" w:hAnsi="微软雅黑"/>
          <w:color w:val="4472C4" w:themeColor="accent1"/>
          <w:sz w:val="18"/>
          <w:szCs w:val="20"/>
          <w:highlight w:val="yellow"/>
        </w:rPr>
        <w:t>ALL”，后续按“通用”、“第一组介质”、“T&gt;?”区分。数据获得参照“设计余量”内容</w:t>
      </w:r>
    </w:p>
    <w:p w14:paraId="5E1C1DF1" w14:textId="77777777" w:rsidR="006B5B2F" w:rsidRPr="00302C08" w:rsidRDefault="00856736" w:rsidP="00856736">
      <w:pPr>
        <w:pStyle w:val="a0"/>
        <w:numPr>
          <w:ilvl w:val="0"/>
          <w:numId w:val="25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</w:pPr>
      <w:r w:rsidRPr="00302C08">
        <w:rPr>
          <w:rFonts w:ascii="微软雅黑" w:hAnsi="微软雅黑" w:hint="eastAsia"/>
          <w:color w:val="4472C4" w:themeColor="accent1"/>
          <w:sz w:val="18"/>
          <w:szCs w:val="20"/>
          <w:highlight w:val="yellow"/>
        </w:rPr>
        <w:t>根据输入文件中“公称直径”、“设计压力”采用正交法选定交叉数据。</w:t>
      </w:r>
    </w:p>
    <w:p w14:paraId="77B58329" w14:textId="77777777" w:rsidR="006B5B2F" w:rsidRPr="004F388F" w:rsidRDefault="00AA26B6" w:rsidP="00863283">
      <w:pPr>
        <w:rPr>
          <w:rFonts w:ascii="微软雅黑" w:hAnsi="微软雅黑" w:hint="eastAsia"/>
          <w:color w:val="0070C0"/>
          <w:sz w:val="18"/>
          <w:szCs w:val="20"/>
        </w:rPr>
      </w:pPr>
      <w:r w:rsidRPr="00302C08">
        <w:rPr>
          <w:rFonts w:ascii="微软雅黑" w:hAnsi="微软雅黑" w:hint="eastAsia"/>
          <w:color w:val="0070C0"/>
          <w:sz w:val="18"/>
          <w:szCs w:val="20"/>
          <w:highlight w:val="yellow"/>
        </w:rPr>
        <w:t>法兰类型、垫片型式输出至元件材料型式表。密封面输出至</w:t>
      </w:r>
      <w:r w:rsidR="00E23EA1" w:rsidRPr="00302C08">
        <w:rPr>
          <w:rFonts w:ascii="微软雅黑" w:hAnsi="微软雅黑" w:hint="eastAsia"/>
          <w:color w:val="0070C0"/>
          <w:sz w:val="18"/>
          <w:szCs w:val="20"/>
          <w:highlight w:val="yellow"/>
        </w:rPr>
        <w:t>设计计算程序和模型。</w:t>
      </w:r>
    </w:p>
    <w:p w14:paraId="0975A938" w14:textId="77777777" w:rsidR="000664ED" w:rsidRPr="000664ED" w:rsidRDefault="00AD68BF" w:rsidP="000664ED">
      <w:pPr>
        <w:pStyle w:val="4"/>
        <w:numPr>
          <w:ilvl w:val="0"/>
          <w:numId w:val="14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容器</w:t>
      </w:r>
      <w:r w:rsidR="000664ED" w:rsidRPr="000664ED">
        <w:rPr>
          <w:rFonts w:ascii="微软雅黑" w:hAnsi="微软雅黑" w:hint="eastAsia"/>
        </w:rPr>
        <w:t>法兰的设计方法</w:t>
      </w:r>
    </w:p>
    <w:p w14:paraId="01E97D6C" w14:textId="2FF1B81F" w:rsidR="000664ED" w:rsidRPr="000664ED" w:rsidRDefault="000664ED" w:rsidP="000664ED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0664ED">
        <w:rPr>
          <w:rFonts w:ascii="微软雅黑" w:hAnsi="微软雅黑" w:hint="eastAsia"/>
          <w:sz w:val="18"/>
          <w:szCs w:val="20"/>
        </w:rPr>
        <w:t>按</w:t>
      </w:r>
      <w:r w:rsidRPr="000664ED">
        <w:rPr>
          <w:rFonts w:ascii="微软雅黑" w:hAnsi="微软雅黑"/>
          <w:sz w:val="18"/>
          <w:szCs w:val="20"/>
        </w:rPr>
        <w:t>NB/T 47020~47027</w:t>
      </w:r>
      <w:r w:rsidRPr="000664ED">
        <w:rPr>
          <w:rFonts w:ascii="微软雅黑" w:hAnsi="微软雅黑" w:hint="eastAsia"/>
          <w:sz w:val="18"/>
          <w:szCs w:val="20"/>
        </w:rPr>
        <w:t>《压力容器法兰、垫片、紧固件》标准选用；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2.4.2.1</w:t>
      </w:r>
      <w:r w:rsidR="00342162">
        <w:rPr>
          <w:rFonts w:ascii="微软雅黑" w:hAnsi="微软雅黑" w:hint="eastAsia"/>
        </w:rPr>
        <w:t>）</w:t>
      </w:r>
    </w:p>
    <w:p w14:paraId="757D54EC" w14:textId="3D363923" w:rsidR="000664ED" w:rsidRPr="000664ED" w:rsidRDefault="006658C5" w:rsidP="000664ED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="000664ED" w:rsidRPr="000664ED">
        <w:rPr>
          <w:rFonts w:ascii="微软雅黑" w:hAnsi="微软雅黑" w:hint="eastAsia"/>
          <w:sz w:val="18"/>
          <w:szCs w:val="20"/>
        </w:rPr>
        <w:t>按</w:t>
      </w:r>
      <w:r w:rsidR="000664ED" w:rsidRPr="000664ED">
        <w:rPr>
          <w:rFonts w:ascii="微软雅黑" w:hAnsi="微软雅黑"/>
          <w:sz w:val="18"/>
          <w:szCs w:val="20"/>
        </w:rPr>
        <w:t>NB/T 47020~47027《</w:t>
      </w:r>
      <w:r w:rsidR="000664ED" w:rsidRPr="000664ED">
        <w:rPr>
          <w:rFonts w:ascii="微软雅黑" w:hAnsi="微软雅黑" w:hint="eastAsia"/>
          <w:sz w:val="18"/>
          <w:szCs w:val="20"/>
        </w:rPr>
        <w:t>压力容器法兰、垫片、紧固件》标准选用并按</w:t>
      </w:r>
      <w:r w:rsidR="000664ED" w:rsidRPr="000664ED">
        <w:rPr>
          <w:rFonts w:ascii="微软雅黑" w:hAnsi="微软雅黑"/>
          <w:sz w:val="18"/>
          <w:szCs w:val="20"/>
        </w:rPr>
        <w:t>GB/T 150.3</w:t>
      </w:r>
      <w:r w:rsidR="000664ED" w:rsidRPr="000664ED">
        <w:rPr>
          <w:rFonts w:ascii="微软雅黑" w:hAnsi="微软雅黑" w:hint="eastAsia"/>
          <w:sz w:val="18"/>
          <w:szCs w:val="20"/>
        </w:rPr>
        <w:t>进行</w:t>
      </w:r>
      <w:r w:rsidR="0011022E">
        <w:rPr>
          <w:rFonts w:ascii="微软雅黑" w:hAnsi="微软雅黑" w:hint="eastAsia"/>
          <w:sz w:val="18"/>
          <w:szCs w:val="20"/>
        </w:rPr>
        <w:t>校核</w:t>
      </w:r>
      <w:r w:rsidR="000664ED">
        <w:rPr>
          <w:rFonts w:ascii="微软雅黑" w:hAnsi="微软雅黑" w:hint="eastAsia"/>
          <w:sz w:val="18"/>
          <w:szCs w:val="20"/>
        </w:rPr>
        <w:t>（</w:t>
      </w:r>
      <w:r w:rsidR="0011022E">
        <w:rPr>
          <w:rFonts w:ascii="微软雅黑" w:hAnsi="微软雅黑" w:hint="eastAsia"/>
          <w:sz w:val="18"/>
          <w:szCs w:val="20"/>
        </w:rPr>
        <w:t>校核</w:t>
      </w:r>
      <w:r w:rsidR="000664ED">
        <w:rPr>
          <w:rFonts w:ascii="微软雅黑" w:hAnsi="微软雅黑" w:hint="eastAsia"/>
          <w:sz w:val="18"/>
          <w:szCs w:val="20"/>
        </w:rPr>
        <w:t>通过则选用标准参数，不通过</w:t>
      </w:r>
      <w:r w:rsidR="0011022E">
        <w:rPr>
          <w:rFonts w:ascii="微软雅黑" w:hAnsi="微软雅黑" w:hint="eastAsia"/>
          <w:sz w:val="18"/>
          <w:szCs w:val="20"/>
        </w:rPr>
        <w:t>或无法选中标准法兰时</w:t>
      </w:r>
      <w:r w:rsidR="000664ED">
        <w:rPr>
          <w:rFonts w:ascii="微软雅黑" w:hAnsi="微软雅黑" w:hint="eastAsia"/>
          <w:sz w:val="18"/>
          <w:szCs w:val="20"/>
        </w:rPr>
        <w:t>则进行法兰设计计算）</w:t>
      </w:r>
      <w:r w:rsidR="000664ED" w:rsidRPr="000664ED">
        <w:rPr>
          <w:rFonts w:ascii="微软雅黑" w:hAnsi="微软雅黑" w:hint="eastAsia"/>
          <w:sz w:val="18"/>
          <w:szCs w:val="20"/>
        </w:rPr>
        <w:t>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2.4.2.</w:t>
      </w:r>
      <w:r w:rsidR="00342162">
        <w:rPr>
          <w:rFonts w:ascii="微软雅黑" w:hAnsi="微软雅黑" w:hint="eastAsia"/>
        </w:rPr>
        <w:t>2）</w:t>
      </w:r>
    </w:p>
    <w:p w14:paraId="642FE6E2" w14:textId="3A18AA61" w:rsidR="000664ED" w:rsidRPr="00302C08" w:rsidRDefault="006658C5" w:rsidP="000664ED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0664ED" w:rsidRPr="000664ED">
        <w:rPr>
          <w:rFonts w:ascii="微软雅黑" w:hAnsi="微软雅黑" w:hint="eastAsia"/>
          <w:sz w:val="18"/>
          <w:szCs w:val="20"/>
        </w:rPr>
        <w:t>依据“附加余量”和“法兰优化原则”要求，按</w:t>
      </w:r>
      <w:r w:rsidR="000664ED" w:rsidRPr="000664ED">
        <w:rPr>
          <w:rFonts w:ascii="微软雅黑" w:hAnsi="微软雅黑"/>
          <w:sz w:val="18"/>
          <w:szCs w:val="20"/>
        </w:rPr>
        <w:t>GB/T 150.3</w:t>
      </w:r>
      <w:r w:rsidR="000664ED" w:rsidRPr="000664ED">
        <w:rPr>
          <w:rFonts w:ascii="微软雅黑" w:hAnsi="微软雅黑" w:hint="eastAsia"/>
          <w:sz w:val="18"/>
          <w:szCs w:val="20"/>
        </w:rPr>
        <w:t>相关条款对法兰进行设计</w:t>
      </w:r>
      <w:r w:rsidR="000664ED">
        <w:rPr>
          <w:rFonts w:ascii="微软雅黑" w:hAnsi="微软雅黑" w:hint="eastAsia"/>
          <w:sz w:val="18"/>
          <w:szCs w:val="20"/>
        </w:rPr>
        <w:t>计算</w:t>
      </w:r>
      <w:r w:rsidR="000664ED" w:rsidRPr="000664ED">
        <w:rPr>
          <w:rFonts w:ascii="微软雅黑" w:hAnsi="微软雅黑" w:hint="eastAsia"/>
          <w:sz w:val="18"/>
          <w:szCs w:val="20"/>
        </w:rPr>
        <w:t>。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2.4.2.</w:t>
      </w:r>
      <w:r w:rsidR="00342162">
        <w:rPr>
          <w:rFonts w:ascii="微软雅黑" w:hAnsi="微软雅黑" w:hint="eastAsia"/>
        </w:rPr>
        <w:t>3）</w:t>
      </w:r>
    </w:p>
    <w:p w14:paraId="609980CA" w14:textId="4687C7E4" w:rsidR="000B5394" w:rsidRPr="000664ED" w:rsidRDefault="000B5394" w:rsidP="000664ED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lastRenderedPageBreak/>
        <w:sym w:font="Wingdings" w:char="F0FE"/>
      </w:r>
      <w:r>
        <w:rPr>
          <w:rFonts w:ascii="微软雅黑" w:hAnsi="微软雅黑" w:hint="eastAsia"/>
          <w:b/>
          <w:color w:val="C00000"/>
          <w:sz w:val="18"/>
          <w:szCs w:val="20"/>
        </w:rPr>
        <w:t>法兰厚度包含腐蚀裕量</w:t>
      </w:r>
      <w:r w:rsidRPr="000664ED">
        <w:rPr>
          <w:rFonts w:ascii="微软雅黑" w:hAnsi="微软雅黑" w:hint="eastAsia"/>
          <w:sz w:val="18"/>
          <w:szCs w:val="20"/>
        </w:rPr>
        <w:t>。</w:t>
      </w:r>
      <w:r>
        <w:rPr>
          <w:rFonts w:ascii="微软雅黑" w:hAnsi="微软雅黑" w:hint="eastAsia"/>
        </w:rPr>
        <w:t>（id：</w:t>
      </w:r>
      <w:r w:rsidRPr="00342162">
        <w:rPr>
          <w:rFonts w:ascii="微软雅黑" w:hAnsi="微软雅黑" w:hint="eastAsia"/>
        </w:rPr>
        <w:t>2.4.2.</w:t>
      </w:r>
      <w:r>
        <w:rPr>
          <w:rFonts w:ascii="微软雅黑" w:hAnsi="微软雅黑" w:hint="eastAsia"/>
        </w:rPr>
        <w:t>4）</w:t>
      </w:r>
    </w:p>
    <w:p w14:paraId="1CB95454" w14:textId="77777777" w:rsidR="000664ED" w:rsidRDefault="000664ED" w:rsidP="000664ED">
      <w:pPr>
        <w:rPr>
          <w:rFonts w:ascii="微软雅黑" w:hAnsi="微软雅黑" w:hint="eastAsia"/>
          <w:color w:val="0070C0"/>
          <w:sz w:val="18"/>
          <w:szCs w:val="20"/>
        </w:rPr>
      </w:pPr>
      <w:r w:rsidRPr="0011022E">
        <w:rPr>
          <w:rFonts w:ascii="微软雅黑" w:hAnsi="微软雅黑" w:hint="eastAsia"/>
          <w:color w:val="0070C0"/>
          <w:sz w:val="18"/>
          <w:szCs w:val="20"/>
        </w:rPr>
        <w:t>注：比原预定</w:t>
      </w:r>
      <w:proofErr w:type="gramStart"/>
      <w:r w:rsidRPr="0011022E">
        <w:rPr>
          <w:rFonts w:ascii="微软雅黑" w:hAnsi="微软雅黑" w:hint="eastAsia"/>
          <w:color w:val="0070C0"/>
          <w:sz w:val="18"/>
          <w:szCs w:val="20"/>
        </w:rPr>
        <w:t>义文件少</w:t>
      </w:r>
      <w:proofErr w:type="gramEnd"/>
      <w:r w:rsidRPr="0011022E">
        <w:rPr>
          <w:rFonts w:ascii="微软雅黑" w:hAnsi="微软雅黑" w:hint="eastAsia"/>
          <w:color w:val="0070C0"/>
          <w:sz w:val="18"/>
          <w:szCs w:val="20"/>
        </w:rPr>
        <w:t>了1项，</w:t>
      </w:r>
      <w:proofErr w:type="gramStart"/>
      <w:r w:rsidRPr="0011022E">
        <w:rPr>
          <w:rFonts w:ascii="微软雅黑" w:hAnsi="微软雅黑" w:hint="eastAsia"/>
          <w:color w:val="0070C0"/>
          <w:sz w:val="18"/>
          <w:szCs w:val="20"/>
        </w:rPr>
        <w:t>请程序</w:t>
      </w:r>
      <w:proofErr w:type="gramEnd"/>
      <w:r w:rsidRPr="0011022E">
        <w:rPr>
          <w:rFonts w:ascii="微软雅黑" w:hAnsi="微软雅黑" w:hint="eastAsia"/>
          <w:color w:val="0070C0"/>
          <w:sz w:val="18"/>
          <w:szCs w:val="20"/>
        </w:rPr>
        <w:t>开发注意调整。</w:t>
      </w:r>
    </w:p>
    <w:p w14:paraId="0CE4E765" w14:textId="77777777" w:rsidR="000664ED" w:rsidRPr="00786E4F" w:rsidRDefault="00786E4F" w:rsidP="00786E4F">
      <w:pPr>
        <w:pStyle w:val="4"/>
        <w:numPr>
          <w:ilvl w:val="0"/>
          <w:numId w:val="14"/>
        </w:numPr>
        <w:rPr>
          <w:rFonts w:ascii="微软雅黑" w:hAnsi="微软雅黑" w:hint="eastAsia"/>
        </w:rPr>
      </w:pPr>
      <w:r w:rsidRPr="00786E4F">
        <w:rPr>
          <w:rFonts w:ascii="微软雅黑" w:hAnsi="微软雅黑" w:hint="eastAsia"/>
        </w:rPr>
        <w:t>对焊法兰优化原则</w:t>
      </w:r>
    </w:p>
    <w:p w14:paraId="448DCF1B" w14:textId="7D260467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786E4F">
        <w:rPr>
          <w:rFonts w:ascii="微软雅黑" w:hAnsi="微软雅黑" w:hint="eastAsia"/>
          <w:sz w:val="18"/>
          <w:szCs w:val="20"/>
        </w:rPr>
        <w:t>成型重量最小；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2.4.3.1</w:t>
      </w:r>
      <w:r w:rsidR="00342162">
        <w:rPr>
          <w:rFonts w:ascii="微软雅黑" w:hAnsi="微软雅黑" w:hint="eastAsia"/>
        </w:rPr>
        <w:t>）</w:t>
      </w:r>
    </w:p>
    <w:p w14:paraId="0F4F083E" w14:textId="1626B6CB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786E4F">
        <w:rPr>
          <w:rFonts w:ascii="微软雅黑" w:hAnsi="微软雅黑" w:hint="eastAsia"/>
          <w:sz w:val="18"/>
          <w:szCs w:val="20"/>
        </w:rPr>
        <w:t>毛坯重量最小；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2.4.3.2</w:t>
      </w:r>
      <w:r w:rsidR="00342162">
        <w:rPr>
          <w:rFonts w:ascii="微软雅黑" w:hAnsi="微软雅黑" w:hint="eastAsia"/>
        </w:rPr>
        <w:t>）</w:t>
      </w:r>
    </w:p>
    <w:p w14:paraId="65FBE64C" w14:textId="239DA9B9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786E4F">
        <w:rPr>
          <w:rFonts w:ascii="微软雅黑" w:hAnsi="微软雅黑" w:hint="eastAsia"/>
          <w:sz w:val="18"/>
          <w:szCs w:val="20"/>
        </w:rPr>
        <w:t>法兰总高度</w:t>
      </w:r>
      <w:r w:rsidRPr="00786E4F">
        <w:rPr>
          <w:rFonts w:ascii="微软雅黑" w:hAnsi="微软雅黑"/>
          <w:sz w:val="18"/>
          <w:szCs w:val="20"/>
        </w:rPr>
        <w:t>H</w:t>
      </w:r>
      <w:r w:rsidRPr="00786E4F">
        <w:rPr>
          <w:rFonts w:ascii="微软雅黑" w:hAnsi="微软雅黑" w:hint="eastAsia"/>
          <w:sz w:val="18"/>
          <w:szCs w:val="20"/>
        </w:rPr>
        <w:t>最小；</w:t>
      </w:r>
      <w:r w:rsidR="00342162">
        <w:rPr>
          <w:rFonts w:ascii="微软雅黑" w:hAnsi="微软雅黑" w:hint="eastAsia"/>
        </w:rPr>
        <w:t>（id：</w:t>
      </w:r>
      <w:r w:rsidR="00342162" w:rsidRPr="00342162">
        <w:rPr>
          <w:rFonts w:ascii="微软雅黑" w:hAnsi="微软雅黑" w:hint="eastAsia"/>
        </w:rPr>
        <w:t>2.4.3.</w:t>
      </w:r>
      <w:r w:rsidR="00342162">
        <w:rPr>
          <w:rFonts w:ascii="微软雅黑" w:hAnsi="微软雅黑" w:hint="eastAsia"/>
        </w:rPr>
        <w:t>3）</w:t>
      </w:r>
    </w:p>
    <w:p w14:paraId="0BBEDF28" w14:textId="6588AF72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786E4F">
        <w:rPr>
          <w:rFonts w:ascii="微软雅黑" w:hAnsi="微软雅黑" w:hint="eastAsia"/>
          <w:sz w:val="18"/>
          <w:szCs w:val="20"/>
        </w:rPr>
        <w:t>在法兰总高度</w:t>
      </w:r>
      <w:r w:rsidRPr="00786E4F">
        <w:rPr>
          <w:rFonts w:ascii="微软雅黑" w:hAnsi="微软雅黑"/>
          <w:sz w:val="18"/>
          <w:szCs w:val="20"/>
        </w:rPr>
        <w:t>H</w:t>
      </w:r>
      <w:r w:rsidRPr="00786E4F">
        <w:rPr>
          <w:rFonts w:ascii="微软雅黑" w:hAnsi="微软雅黑" w:hint="eastAsia"/>
          <w:sz w:val="18"/>
          <w:szCs w:val="20"/>
        </w:rPr>
        <w:t>最小范围</w:t>
      </w:r>
      <w:r w:rsidRPr="00786E4F">
        <w:rPr>
          <w:rFonts w:ascii="微软雅黑" w:hAnsi="微软雅黑"/>
          <w:sz w:val="18"/>
          <w:szCs w:val="20"/>
        </w:rPr>
        <w:t>(</w:t>
      </w:r>
      <w:r w:rsidRPr="00786E4F">
        <w:rPr>
          <w:rFonts w:ascii="微软雅黑" w:hAnsi="微软雅黑"/>
          <w:b/>
          <w:color w:val="FF0000"/>
          <w:sz w:val="18"/>
          <w:szCs w:val="20"/>
        </w:rPr>
        <w:t>5</w:t>
      </w:r>
      <w:r w:rsidRPr="00786E4F">
        <w:rPr>
          <w:rFonts w:ascii="微软雅黑" w:hAnsi="微软雅黑"/>
          <w:sz w:val="18"/>
          <w:szCs w:val="20"/>
        </w:rPr>
        <w:t>mm)</w:t>
      </w:r>
      <w:r w:rsidRPr="00786E4F">
        <w:rPr>
          <w:rFonts w:ascii="微软雅黑" w:hAnsi="微软雅黑" w:hint="eastAsia"/>
          <w:sz w:val="18"/>
          <w:szCs w:val="20"/>
        </w:rPr>
        <w:t>内，成型重量最小；</w:t>
      </w:r>
      <w:r w:rsidR="00342162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2.4.3.4</w:t>
      </w:r>
      <w:r w:rsidR="00342162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2.4.3.4</w:t>
      </w:r>
      <w:r w:rsidR="00342162" w:rsidRPr="00342162">
        <w:rPr>
          <w:rFonts w:ascii="微软雅黑" w:hAnsi="微软雅黑" w:hint="eastAsia"/>
        </w:rPr>
        <w:t>.1</w:t>
      </w:r>
      <w:r w:rsidR="00342162">
        <w:rPr>
          <w:rFonts w:ascii="微软雅黑" w:hAnsi="微软雅黑" w:hint="eastAsia"/>
        </w:rPr>
        <w:t>）</w:t>
      </w:r>
    </w:p>
    <w:p w14:paraId="3483CA70" w14:textId="150FA428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786E4F">
        <w:rPr>
          <w:rFonts w:ascii="微软雅黑" w:hAnsi="微软雅黑" w:hint="eastAsia"/>
          <w:sz w:val="18"/>
          <w:szCs w:val="20"/>
        </w:rPr>
        <w:t>在法兰成型重量最小范围</w:t>
      </w:r>
      <w:r w:rsidRPr="00786E4F">
        <w:rPr>
          <w:rFonts w:ascii="微软雅黑" w:hAnsi="微软雅黑"/>
          <w:sz w:val="18"/>
          <w:szCs w:val="20"/>
        </w:rPr>
        <w:t>(</w:t>
      </w:r>
      <w:r w:rsidRPr="00786E4F">
        <w:rPr>
          <w:rFonts w:ascii="微软雅黑" w:hAnsi="微软雅黑"/>
          <w:b/>
          <w:color w:val="FF0000"/>
          <w:sz w:val="18"/>
          <w:szCs w:val="20"/>
        </w:rPr>
        <w:t>50</w:t>
      </w:r>
      <w:r w:rsidRPr="00786E4F">
        <w:rPr>
          <w:rFonts w:ascii="微软雅黑" w:hAnsi="微软雅黑"/>
          <w:sz w:val="18"/>
          <w:szCs w:val="20"/>
        </w:rPr>
        <w:t>kg)</w:t>
      </w:r>
      <w:r w:rsidRPr="00786E4F">
        <w:rPr>
          <w:rFonts w:ascii="微软雅黑" w:hAnsi="微软雅黑" w:hint="eastAsia"/>
          <w:sz w:val="18"/>
          <w:szCs w:val="20"/>
        </w:rPr>
        <w:t>内，毛坯重量最小；</w:t>
      </w:r>
      <w:r w:rsidR="00342162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2.4.3.5</w:t>
      </w:r>
      <w:r w:rsidR="00342162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2.4.3.5</w:t>
      </w:r>
      <w:r w:rsidR="00342162" w:rsidRPr="00342162">
        <w:rPr>
          <w:rFonts w:ascii="微软雅黑" w:hAnsi="微软雅黑" w:hint="eastAsia"/>
        </w:rPr>
        <w:t>.1</w:t>
      </w:r>
      <w:r w:rsidR="00342162">
        <w:rPr>
          <w:rFonts w:ascii="微软雅黑" w:hAnsi="微软雅黑" w:hint="eastAsia"/>
        </w:rPr>
        <w:t>）</w:t>
      </w:r>
    </w:p>
    <w:p w14:paraId="3EF9FA69" w14:textId="0964BD57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786E4F">
        <w:rPr>
          <w:rFonts w:ascii="微软雅黑" w:hAnsi="微软雅黑" w:hint="eastAsia"/>
          <w:sz w:val="18"/>
          <w:szCs w:val="20"/>
        </w:rPr>
        <w:t>在法兰毛坯重量最小</w:t>
      </w:r>
      <w:proofErr w:type="gramStart"/>
      <w:r w:rsidRPr="00786E4F">
        <w:rPr>
          <w:rFonts w:ascii="微软雅黑" w:hAnsi="微软雅黑" w:hint="eastAsia"/>
          <w:sz w:val="18"/>
          <w:szCs w:val="20"/>
        </w:rPr>
        <w:t>范</w:t>
      </w:r>
      <w:proofErr w:type="gramEnd"/>
      <w:r w:rsidRPr="00786E4F">
        <w:rPr>
          <w:rFonts w:ascii="微软雅黑" w:hAnsi="微软雅黑"/>
          <w:sz w:val="18"/>
          <w:szCs w:val="20"/>
        </w:rPr>
        <w:t>(</w:t>
      </w:r>
      <w:r w:rsidRPr="00786E4F">
        <w:rPr>
          <w:rFonts w:ascii="微软雅黑" w:hAnsi="微软雅黑"/>
          <w:b/>
          <w:color w:val="FF0000"/>
          <w:sz w:val="18"/>
          <w:szCs w:val="20"/>
        </w:rPr>
        <w:t>50</w:t>
      </w:r>
      <w:r w:rsidRPr="00786E4F">
        <w:rPr>
          <w:rFonts w:ascii="微软雅黑" w:hAnsi="微软雅黑"/>
          <w:sz w:val="18"/>
          <w:szCs w:val="20"/>
        </w:rPr>
        <w:t>kg)</w:t>
      </w:r>
      <w:r w:rsidRPr="00786E4F">
        <w:rPr>
          <w:rFonts w:ascii="微软雅黑" w:hAnsi="微软雅黑" w:hint="eastAsia"/>
          <w:sz w:val="18"/>
          <w:szCs w:val="20"/>
        </w:rPr>
        <w:t>内，成型重量最小；</w:t>
      </w:r>
      <w:r w:rsidR="00342162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2.4.3.6</w:t>
      </w:r>
      <w:r w:rsidR="00342162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2.4.3.6</w:t>
      </w:r>
      <w:r w:rsidR="00A17A54">
        <w:rPr>
          <w:rFonts w:ascii="微软雅黑" w:hAnsi="微软雅黑" w:hint="eastAsia"/>
        </w:rPr>
        <w:t>.</w:t>
      </w:r>
      <w:r w:rsidR="00342162" w:rsidRPr="00342162">
        <w:rPr>
          <w:rFonts w:ascii="微软雅黑" w:hAnsi="微软雅黑" w:hint="eastAsia"/>
        </w:rPr>
        <w:t>1</w:t>
      </w:r>
      <w:r w:rsidR="00342162">
        <w:rPr>
          <w:rFonts w:ascii="微软雅黑" w:hAnsi="微软雅黑" w:hint="eastAsia"/>
        </w:rPr>
        <w:t>）</w:t>
      </w:r>
    </w:p>
    <w:p w14:paraId="1708722D" w14:textId="53C8217B" w:rsidR="00786E4F" w:rsidRP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786E4F">
        <w:rPr>
          <w:rFonts w:ascii="微软雅黑" w:hAnsi="微软雅黑" w:hint="eastAsia"/>
          <w:sz w:val="18"/>
          <w:szCs w:val="20"/>
        </w:rPr>
        <w:t>结构：</w:t>
      </w:r>
      <w:r w:rsidR="00DA76B3" w:rsidRPr="00786E4F">
        <w:rPr>
          <w:rFonts w:ascii="微软雅黑" w:hAnsi="微软雅黑"/>
          <w:b/>
          <w:color w:val="FF0000"/>
          <w:sz w:val="18"/>
          <w:szCs w:val="20"/>
        </w:rPr>
        <w:t>0.</w:t>
      </w:r>
      <w:r w:rsidR="00DA76B3">
        <w:rPr>
          <w:rFonts w:ascii="微软雅黑" w:hAnsi="微软雅黑"/>
          <w:b/>
          <w:color w:val="FF0000"/>
          <w:sz w:val="18"/>
          <w:szCs w:val="20"/>
        </w:rPr>
        <w:t>3</w:t>
      </w:r>
      <w:r w:rsidR="00DA76B3" w:rsidRPr="00786E4F">
        <w:rPr>
          <w:rFonts w:ascii="微软雅黑" w:hAnsi="微软雅黑"/>
          <w:sz w:val="18"/>
          <w:szCs w:val="20"/>
        </w:rPr>
        <w:t>≤</w:t>
      </w:r>
      <w:r w:rsidRPr="00786E4F">
        <w:rPr>
          <w:rFonts w:ascii="微软雅黑" w:hAnsi="微软雅黑" w:hint="eastAsia"/>
          <w:sz w:val="18"/>
          <w:szCs w:val="20"/>
        </w:rPr>
        <w:t>法兰</w:t>
      </w:r>
      <w:r>
        <w:rPr>
          <w:rFonts w:ascii="微软雅黑" w:hAnsi="微软雅黑" w:hint="eastAsia"/>
          <w:sz w:val="18"/>
          <w:szCs w:val="20"/>
        </w:rPr>
        <w:t>盘</w:t>
      </w:r>
      <w:r w:rsidRPr="00786E4F">
        <w:rPr>
          <w:rFonts w:ascii="微软雅黑" w:hAnsi="微软雅黑" w:hint="eastAsia"/>
          <w:sz w:val="18"/>
          <w:szCs w:val="20"/>
        </w:rPr>
        <w:t>厚度</w:t>
      </w:r>
      <w:r w:rsidRPr="00786E4F">
        <w:rPr>
          <w:rFonts w:ascii="微软雅黑" w:hAnsi="微软雅黑"/>
          <w:sz w:val="18"/>
          <w:szCs w:val="20"/>
        </w:rPr>
        <w:t>δ/</w:t>
      </w:r>
      <w:r w:rsidRPr="00786E4F">
        <w:rPr>
          <w:rFonts w:ascii="微软雅黑" w:hAnsi="微软雅黑" w:hint="eastAsia"/>
          <w:sz w:val="18"/>
          <w:szCs w:val="20"/>
        </w:rPr>
        <w:t>法兰总高度</w:t>
      </w:r>
      <w:r w:rsidRPr="00786E4F">
        <w:rPr>
          <w:rFonts w:ascii="微软雅黑" w:hAnsi="微软雅黑"/>
          <w:sz w:val="18"/>
          <w:szCs w:val="20"/>
        </w:rPr>
        <w:t>H≤</w:t>
      </w:r>
      <w:r w:rsidR="00DA76B3">
        <w:rPr>
          <w:rFonts w:ascii="微软雅黑" w:hAnsi="微软雅黑"/>
          <w:b/>
          <w:color w:val="FF0000"/>
          <w:sz w:val="18"/>
          <w:szCs w:val="20"/>
        </w:rPr>
        <w:t>0.7</w:t>
      </w:r>
      <w:r w:rsidRPr="00786E4F">
        <w:rPr>
          <w:rFonts w:ascii="微软雅黑" w:hAnsi="微软雅黑" w:hint="eastAsia"/>
          <w:sz w:val="18"/>
          <w:szCs w:val="20"/>
        </w:rPr>
        <w:t>。</w:t>
      </w:r>
      <w:r w:rsidR="00342162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2.4.3.7</w:t>
      </w:r>
      <w:r w:rsidR="00342162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2.4.3.7</w:t>
      </w:r>
      <w:r w:rsidR="00342162" w:rsidRPr="00342162">
        <w:rPr>
          <w:rFonts w:ascii="微软雅黑" w:hAnsi="微软雅黑" w:hint="eastAsia"/>
        </w:rPr>
        <w:t>.1</w:t>
      </w:r>
      <w:r w:rsidR="00342162">
        <w:rPr>
          <w:rFonts w:ascii="微软雅黑" w:hAnsi="微软雅黑" w:hint="eastAsia"/>
        </w:rPr>
        <w:t>）</w:t>
      </w:r>
      <w:ins w:id="12" w:author="zifeng qi" w:date="2025-10-17T12:36:00Z" w16du:dateUtc="2025-10-17T04:36:00Z">
        <w:r w:rsidR="00182E52">
          <w:rPr>
            <w:rFonts w:ascii="微软雅黑" w:hAnsi="微软雅黑" w:hint="eastAsia"/>
          </w:rPr>
          <w:t>（id：</w:t>
        </w:r>
        <w:r w:rsidR="00182E52" w:rsidRPr="00A17A54">
          <w:rPr>
            <w:rFonts w:ascii="微软雅黑" w:hAnsi="微软雅黑" w:hint="eastAsia"/>
          </w:rPr>
          <w:t>2.4.3.7</w:t>
        </w:r>
        <w:r w:rsidR="00182E52" w:rsidRPr="00342162">
          <w:rPr>
            <w:rFonts w:ascii="微软雅黑" w:hAnsi="微软雅黑" w:hint="eastAsia"/>
          </w:rPr>
          <w:t>.</w:t>
        </w:r>
        <w:r w:rsidR="00182E52">
          <w:rPr>
            <w:rFonts w:ascii="微软雅黑" w:hAnsi="微软雅黑" w:hint="eastAsia"/>
          </w:rPr>
          <w:t>2）</w:t>
        </w:r>
      </w:ins>
      <w:r w:rsidR="00DA76B3" w:rsidRPr="00176B5D">
        <w:rPr>
          <w:rFonts w:ascii="微软雅黑" w:hAnsi="微软雅黑" w:hint="eastAsia"/>
          <w:color w:val="4472C4" w:themeColor="accent1"/>
          <w:sz w:val="18"/>
          <w:szCs w:val="20"/>
        </w:rPr>
        <w:t>（2</w:t>
      </w:r>
      <w:r w:rsidR="00DA76B3" w:rsidRPr="00176B5D">
        <w:rPr>
          <w:rFonts w:ascii="微软雅黑" w:hAnsi="微软雅黑"/>
          <w:color w:val="4472C4" w:themeColor="accent1"/>
          <w:sz w:val="18"/>
          <w:szCs w:val="20"/>
        </w:rPr>
        <w:t>0250929</w:t>
      </w:r>
      <w:r w:rsidR="00DA76B3" w:rsidRPr="00176B5D">
        <w:rPr>
          <w:rFonts w:ascii="微软雅黑" w:hAnsi="微软雅黑" w:hint="eastAsia"/>
          <w:color w:val="4472C4" w:themeColor="accent1"/>
          <w:sz w:val="18"/>
          <w:szCs w:val="20"/>
        </w:rPr>
        <w:t>修订）</w:t>
      </w:r>
    </w:p>
    <w:p w14:paraId="3A10EEA2" w14:textId="3B71E628" w:rsidR="00786E4F" w:rsidRDefault="00786E4F" w:rsidP="00786E4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786E4F">
        <w:rPr>
          <w:rFonts w:ascii="微软雅黑" w:hAnsi="微软雅黑" w:hint="eastAsia"/>
          <w:sz w:val="18"/>
          <w:szCs w:val="20"/>
        </w:rPr>
        <w:t>容器的最高允许工作压力</w:t>
      </w:r>
      <w:r w:rsidRPr="00786E4F">
        <w:rPr>
          <w:rFonts w:ascii="微软雅黑" w:hAnsi="微软雅黑"/>
          <w:sz w:val="18"/>
          <w:szCs w:val="20"/>
        </w:rPr>
        <w:t>(MAWP)</w:t>
      </w:r>
      <w:r w:rsidRPr="00786E4F">
        <w:rPr>
          <w:rFonts w:ascii="微软雅黑" w:hAnsi="微软雅黑" w:hint="eastAsia"/>
          <w:sz w:val="18"/>
          <w:szCs w:val="20"/>
        </w:rPr>
        <w:t>不由容器法兰控制</w:t>
      </w:r>
      <w:r w:rsidR="00992CFF">
        <w:rPr>
          <w:rFonts w:ascii="微软雅黑" w:hAnsi="微软雅黑" w:hint="eastAsia"/>
          <w:sz w:val="18"/>
          <w:szCs w:val="20"/>
        </w:rPr>
        <w:t>。</w:t>
      </w:r>
      <w:r w:rsidR="00342162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2.4.3.8</w:t>
      </w:r>
      <w:r w:rsidR="00342162">
        <w:rPr>
          <w:rFonts w:ascii="微软雅黑" w:hAnsi="微软雅黑" w:hint="eastAsia"/>
        </w:rPr>
        <w:t>）</w:t>
      </w:r>
      <w:r w:rsidR="00AA475E" w:rsidRPr="00AA475E">
        <w:rPr>
          <w:rFonts w:ascii="微软雅黑" w:hAnsi="微软雅黑" w:hint="eastAsia"/>
          <w:color w:val="0070C0"/>
          <w:sz w:val="18"/>
          <w:szCs w:val="20"/>
        </w:rPr>
        <w:t>（后续制作成按MAWP优化时才有效，2024.07.22标记）</w:t>
      </w:r>
    </w:p>
    <w:p w14:paraId="369F7EDD" w14:textId="77777777" w:rsidR="00992CFF" w:rsidRDefault="00992CFF" w:rsidP="00992CFF">
      <w:pPr>
        <w:rPr>
          <w:rFonts w:ascii="微软雅黑" w:hAnsi="微软雅黑" w:hint="eastAsia"/>
          <w:sz w:val="18"/>
          <w:szCs w:val="20"/>
        </w:rPr>
      </w:pPr>
      <w:r w:rsidRPr="00786E4F">
        <w:rPr>
          <w:rFonts w:ascii="微软雅黑" w:hAnsi="微软雅黑" w:hint="eastAsia"/>
          <w:color w:val="FF0000"/>
          <w:sz w:val="18"/>
          <w:szCs w:val="20"/>
        </w:rPr>
        <w:t>注：填写原则，前6项内容只能6选1。</w:t>
      </w:r>
      <w:r>
        <w:rPr>
          <w:rFonts w:ascii="微软雅黑" w:hAnsi="微软雅黑" w:hint="eastAsia"/>
          <w:color w:val="FF0000"/>
          <w:sz w:val="18"/>
          <w:szCs w:val="20"/>
        </w:rPr>
        <w:t>现默认值仅为便于测试。</w:t>
      </w:r>
    </w:p>
    <w:p w14:paraId="1FD2BF1A" w14:textId="77777777" w:rsidR="00992CFF" w:rsidRPr="00992CFF" w:rsidRDefault="00992CFF" w:rsidP="00992CFF">
      <w:pPr>
        <w:pStyle w:val="4"/>
        <w:numPr>
          <w:ilvl w:val="0"/>
          <w:numId w:val="14"/>
        </w:numPr>
        <w:rPr>
          <w:rFonts w:ascii="微软雅黑" w:hAnsi="微软雅黑" w:hint="eastAsia"/>
        </w:rPr>
      </w:pPr>
      <w:r w:rsidRPr="00992CFF">
        <w:rPr>
          <w:rFonts w:ascii="微软雅黑" w:hAnsi="微软雅黑" w:hint="eastAsia"/>
        </w:rPr>
        <w:t>法兰结构</w:t>
      </w:r>
      <w:r>
        <w:rPr>
          <w:rFonts w:ascii="微软雅黑" w:hAnsi="微软雅黑" w:hint="eastAsia"/>
        </w:rPr>
        <w:t>的</w:t>
      </w:r>
      <w:r w:rsidRPr="00992CFF">
        <w:rPr>
          <w:rFonts w:ascii="微软雅黑" w:hAnsi="微软雅黑" w:hint="eastAsia"/>
        </w:rPr>
        <w:t>确定</w:t>
      </w:r>
    </w:p>
    <w:p w14:paraId="72FA019D" w14:textId="524E0F4E" w:rsidR="00992CFF" w:rsidRDefault="00992CFF" w:rsidP="00992CF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proofErr w:type="gramStart"/>
      <w:r w:rsidRPr="00992CFF">
        <w:rPr>
          <w:rFonts w:ascii="微软雅黑" w:hAnsi="微软雅黑" w:hint="eastAsia"/>
          <w:sz w:val="18"/>
          <w:szCs w:val="20"/>
        </w:rPr>
        <w:t>对焊法兰锥段斜度</w:t>
      </w:r>
      <w:proofErr w:type="gramEnd"/>
      <w:r w:rsidRPr="00992CFF">
        <w:rPr>
          <w:rFonts w:ascii="微软雅黑" w:hAnsi="微软雅黑" w:hint="eastAsia"/>
          <w:sz w:val="18"/>
          <w:szCs w:val="20"/>
        </w:rPr>
        <w:t>大于</w:t>
      </w:r>
      <w:r w:rsidRPr="00992CFF">
        <w:rPr>
          <w:rFonts w:ascii="微软雅黑" w:hAnsi="微软雅黑"/>
          <w:sz w:val="18"/>
          <w:szCs w:val="20"/>
        </w:rPr>
        <w:t>1:3时的型式选用</w:t>
      </w:r>
      <w:r>
        <w:rPr>
          <w:rFonts w:ascii="微软雅黑" w:hAnsi="微软雅黑" w:hint="eastAsia"/>
          <w:sz w:val="18"/>
          <w:szCs w:val="20"/>
        </w:rPr>
        <w:t>：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2.4.4.1.1</w:t>
      </w:r>
      <w:r w:rsidR="00A17A54">
        <w:rPr>
          <w:rFonts w:ascii="微软雅黑" w:hAnsi="微软雅黑"/>
        </w:rPr>
        <w:t>）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2.4.4.1.</w:t>
      </w:r>
      <w:r w:rsidR="00A17A54">
        <w:rPr>
          <w:rFonts w:ascii="微软雅黑" w:hAnsi="微软雅黑" w:hint="eastAsia"/>
        </w:rPr>
        <w:t>2）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391"/>
      </w:tblGrid>
      <w:tr w:rsidR="00992CFF" w14:paraId="10111670" w14:textId="77777777" w:rsidTr="00992CFF">
        <w:trPr>
          <w:jc w:val="center"/>
        </w:trPr>
        <w:tc>
          <w:tcPr>
            <w:tcW w:w="3395" w:type="dxa"/>
            <w:vAlign w:val="center"/>
          </w:tcPr>
          <w:p w14:paraId="7C1CD493" w14:textId="77777777" w:rsidR="00992CFF" w:rsidRDefault="00992CFF" w:rsidP="00992CFF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992CFF">
              <w:rPr>
                <w:rFonts w:ascii="微软雅黑" w:hAnsi="微软雅黑"/>
                <w:noProof/>
                <w:sz w:val="18"/>
                <w:szCs w:val="20"/>
              </w:rPr>
              <w:drawing>
                <wp:inline distT="0" distB="0" distL="0" distR="0" wp14:anchorId="020B524D" wp14:editId="07610CB2">
                  <wp:extent cx="1337642" cy="1080000"/>
                  <wp:effectExtent l="0" t="0" r="0" b="6350"/>
                  <wp:docPr id="1026" name="Picture 2" descr="C:\Users\Administrator\Pictures\1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C:\Users\Administrator\Pictures\1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42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vAlign w:val="center"/>
          </w:tcPr>
          <w:p w14:paraId="79140502" w14:textId="77777777" w:rsidR="00992CFF" w:rsidRDefault="00992CFF" w:rsidP="00992CFF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992CFF">
              <w:rPr>
                <w:rFonts w:ascii="微软雅黑" w:hAnsi="微软雅黑"/>
                <w:noProof/>
                <w:sz w:val="18"/>
                <w:szCs w:val="20"/>
              </w:rPr>
              <w:drawing>
                <wp:inline distT="0" distB="0" distL="0" distR="0" wp14:anchorId="3130CF66" wp14:editId="38915882">
                  <wp:extent cx="1306829" cy="1080000"/>
                  <wp:effectExtent l="0" t="0" r="8255" b="6350"/>
                  <wp:docPr id="1027" name="Picture 3" descr="C:\Users\Administrator\Pictures\1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 descr="C:\Users\Administrator\Pictures\12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829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CFF" w14:paraId="7D85D702" w14:textId="77777777" w:rsidTr="00992CFF">
        <w:trPr>
          <w:jc w:val="center"/>
        </w:trPr>
        <w:tc>
          <w:tcPr>
            <w:tcW w:w="3395" w:type="dxa"/>
            <w:vAlign w:val="center"/>
          </w:tcPr>
          <w:p w14:paraId="7A969223" w14:textId="77777777" w:rsidR="00992CFF" w:rsidRDefault="00992CFF" w:rsidP="00992CFF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992CFF">
              <w:rPr>
                <w:rFonts w:ascii="微软雅黑" w:hAnsi="微软雅黑" w:hint="eastAsia"/>
                <w:b/>
                <w:sz w:val="18"/>
                <w:szCs w:val="20"/>
              </w:rPr>
              <w:t>I</w:t>
            </w:r>
          </w:p>
        </w:tc>
        <w:tc>
          <w:tcPr>
            <w:tcW w:w="3391" w:type="dxa"/>
            <w:vAlign w:val="center"/>
          </w:tcPr>
          <w:p w14:paraId="7D71458B" w14:textId="77777777" w:rsidR="00992CFF" w:rsidRDefault="00992CFF" w:rsidP="00992CFF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 w:rsidRPr="00992CFF">
              <w:rPr>
                <w:rFonts w:ascii="微软雅黑" w:hAnsi="微软雅黑" w:hint="eastAsia"/>
                <w:b/>
                <w:sz w:val="18"/>
                <w:szCs w:val="20"/>
              </w:rPr>
              <w:t>II</w:t>
            </w:r>
          </w:p>
        </w:tc>
      </w:tr>
    </w:tbl>
    <w:p w14:paraId="12966F20" w14:textId="2B58611E" w:rsidR="00992CFF" w:rsidRDefault="00992CFF" w:rsidP="00992CFF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992CFF">
        <w:rPr>
          <w:rFonts w:ascii="微软雅黑" w:hAnsi="微软雅黑" w:hint="eastAsia"/>
          <w:sz w:val="18"/>
          <w:szCs w:val="20"/>
        </w:rPr>
        <w:t>衬里</w:t>
      </w:r>
      <w:r>
        <w:rPr>
          <w:rFonts w:ascii="微软雅黑" w:hAnsi="微软雅黑" w:hint="eastAsia"/>
          <w:sz w:val="18"/>
          <w:szCs w:val="20"/>
        </w:rPr>
        <w:t>法兰</w:t>
      </w:r>
      <w:r w:rsidRPr="00992CFF">
        <w:rPr>
          <w:rFonts w:ascii="微软雅黑" w:hAnsi="微软雅黑" w:hint="eastAsia"/>
          <w:sz w:val="18"/>
          <w:szCs w:val="20"/>
        </w:rPr>
        <w:t>结构形式</w:t>
      </w:r>
      <w:r>
        <w:rPr>
          <w:rFonts w:ascii="微软雅黑" w:hAnsi="微软雅黑" w:hint="eastAsia"/>
          <w:sz w:val="18"/>
          <w:szCs w:val="20"/>
        </w:rPr>
        <w:t>：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2.4.4.2.1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2.4.4.2.</w:t>
      </w:r>
      <w:r w:rsidR="00A17A54">
        <w:rPr>
          <w:rFonts w:ascii="微软雅黑" w:hAnsi="微软雅黑" w:hint="eastAsia"/>
        </w:rPr>
        <w:t>2）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391"/>
      </w:tblGrid>
      <w:tr w:rsidR="00992CFF" w14:paraId="305DB09B" w14:textId="77777777" w:rsidTr="00F07246">
        <w:trPr>
          <w:jc w:val="center"/>
        </w:trPr>
        <w:tc>
          <w:tcPr>
            <w:tcW w:w="3395" w:type="dxa"/>
            <w:vAlign w:val="center"/>
          </w:tcPr>
          <w:p w14:paraId="3031DACB" w14:textId="77777777" w:rsidR="00992CFF" w:rsidRDefault="00992CFF" w:rsidP="00F07246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992CFF">
              <w:rPr>
                <w:rFonts w:ascii="微软雅黑" w:hAnsi="微软雅黑"/>
                <w:noProof/>
                <w:sz w:val="18"/>
                <w:szCs w:val="20"/>
              </w:rPr>
              <w:drawing>
                <wp:inline distT="0" distB="0" distL="0" distR="0" wp14:anchorId="3AFD435D" wp14:editId="210E178F">
                  <wp:extent cx="1254778" cy="900000"/>
                  <wp:effectExtent l="0" t="0" r="2540" b="0"/>
                  <wp:docPr id="20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77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vAlign w:val="center"/>
          </w:tcPr>
          <w:p w14:paraId="03A3721F" w14:textId="77777777" w:rsidR="00992CFF" w:rsidRDefault="00992CFF" w:rsidP="00F07246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992CFF">
              <w:rPr>
                <w:rFonts w:ascii="微软雅黑" w:hAnsi="微软雅黑"/>
                <w:noProof/>
                <w:sz w:val="18"/>
                <w:szCs w:val="20"/>
              </w:rPr>
              <w:drawing>
                <wp:inline distT="0" distB="0" distL="0" distR="0" wp14:anchorId="34AA9B72" wp14:editId="101A3DBB">
                  <wp:extent cx="1271134" cy="900000"/>
                  <wp:effectExtent l="0" t="0" r="5715" b="0"/>
                  <wp:docPr id="20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134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CFF" w14:paraId="47C8E039" w14:textId="77777777" w:rsidTr="00F07246">
        <w:trPr>
          <w:jc w:val="center"/>
        </w:trPr>
        <w:tc>
          <w:tcPr>
            <w:tcW w:w="3395" w:type="dxa"/>
            <w:vAlign w:val="center"/>
          </w:tcPr>
          <w:p w14:paraId="154CFDA2" w14:textId="77777777" w:rsidR="00992CFF" w:rsidRDefault="00992CFF" w:rsidP="00F07246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992CFF">
              <w:rPr>
                <w:rFonts w:ascii="微软雅黑" w:hAnsi="微软雅黑" w:hint="eastAsia"/>
                <w:b/>
                <w:sz w:val="18"/>
                <w:szCs w:val="20"/>
              </w:rPr>
              <w:t>I</w:t>
            </w:r>
          </w:p>
        </w:tc>
        <w:tc>
          <w:tcPr>
            <w:tcW w:w="3391" w:type="dxa"/>
            <w:vAlign w:val="center"/>
          </w:tcPr>
          <w:p w14:paraId="45AAE2BA" w14:textId="77777777" w:rsidR="00992CFF" w:rsidRDefault="00992CFF" w:rsidP="00F07246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 w:rsidRPr="00992CFF">
              <w:rPr>
                <w:rFonts w:ascii="微软雅黑" w:hAnsi="微软雅黑" w:hint="eastAsia"/>
                <w:b/>
                <w:sz w:val="18"/>
                <w:szCs w:val="20"/>
              </w:rPr>
              <w:t>II</w:t>
            </w:r>
          </w:p>
        </w:tc>
      </w:tr>
    </w:tbl>
    <w:p w14:paraId="004EBEB5" w14:textId="77777777" w:rsidR="00041B02" w:rsidRDefault="00041B02" w:rsidP="00041B02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proofErr w:type="gramStart"/>
      <w:r w:rsidRPr="00041B02">
        <w:rPr>
          <w:rFonts w:ascii="微软雅黑" w:hAnsi="微软雅黑"/>
          <w:sz w:val="18"/>
          <w:szCs w:val="20"/>
        </w:rPr>
        <w:t>管箱头盖</w:t>
      </w:r>
      <w:proofErr w:type="gramEnd"/>
      <w:r w:rsidRPr="00041B02">
        <w:rPr>
          <w:rFonts w:ascii="微软雅黑" w:hAnsi="微软雅黑"/>
          <w:sz w:val="18"/>
          <w:szCs w:val="20"/>
        </w:rPr>
        <w:t>法兰结构</w:t>
      </w:r>
      <w:r>
        <w:rPr>
          <w:rFonts w:ascii="微软雅黑" w:hAnsi="微软雅黑" w:hint="eastAsia"/>
          <w:sz w:val="18"/>
          <w:szCs w:val="20"/>
        </w:rPr>
        <w:t>尺寸的确定</w:t>
      </w:r>
    </w:p>
    <w:p w14:paraId="67F6CA9E" w14:textId="612A86AA" w:rsidR="00041B02" w:rsidRDefault="00041B02" w:rsidP="00041B02">
      <w:pPr>
        <w:ind w:leftChars="400" w:left="840"/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管箱头盖</w:t>
      </w:r>
      <w:proofErr w:type="gramEnd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法兰结构尺寸</w:t>
      </w:r>
      <w:proofErr w:type="gramStart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与管箱法兰</w:t>
      </w:r>
      <w:proofErr w:type="gramEnd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保持一致；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2.4.4.3.1</w:t>
      </w:r>
      <w:r w:rsidR="00A17A54">
        <w:rPr>
          <w:rFonts w:ascii="微软雅黑" w:hAnsi="微软雅黑" w:hint="eastAsia"/>
        </w:rPr>
        <w:t>）</w:t>
      </w:r>
    </w:p>
    <w:p w14:paraId="01C7F754" w14:textId="5CABD0BF" w:rsidR="00041B02" w:rsidRDefault="00041B02" w:rsidP="00041B02">
      <w:pPr>
        <w:ind w:leftChars="400" w:left="840"/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</w:pPr>
      <w:r w:rsidRPr="00AD68BF">
        <w:rPr>
          <w:rFonts w:ascii="微软雅黑" w:hAnsi="微软雅黑"/>
          <w:color w:val="C00000"/>
          <w:sz w:val="18"/>
          <w:szCs w:val="20"/>
        </w:rPr>
        <w:sym w:font="Wingdings" w:char="F06F"/>
      </w:r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当管/壳程设计压力值相等时，</w:t>
      </w:r>
      <w:proofErr w:type="gramStart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管箱头盖</w:t>
      </w:r>
      <w:proofErr w:type="gramEnd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法兰结构尺寸</w:t>
      </w:r>
      <w:proofErr w:type="gramStart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与管箱法兰</w:t>
      </w:r>
      <w:proofErr w:type="gramEnd"/>
      <w:r>
        <w:rPr>
          <w:rFonts w:ascii="微软雅黑" w:hAnsi="微软雅黑" w:cs="宋体" w:hint="eastAsia"/>
          <w:bCs/>
          <w:color w:val="000000"/>
          <w:kern w:val="0"/>
          <w:sz w:val="18"/>
          <w:szCs w:val="18"/>
        </w:rPr>
        <w:t>保持一致；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2.4.4.3.</w:t>
      </w:r>
      <w:r w:rsidR="00A17A54">
        <w:rPr>
          <w:rFonts w:ascii="微软雅黑" w:hAnsi="微软雅黑" w:hint="eastAsia"/>
        </w:rPr>
        <w:t>2）</w:t>
      </w:r>
    </w:p>
    <w:p w14:paraId="48504745" w14:textId="77777777" w:rsidR="00345F64" w:rsidRDefault="00345F64" w:rsidP="00041B02">
      <w:pPr>
        <w:ind w:leftChars="400" w:left="840"/>
        <w:rPr>
          <w:rFonts w:ascii="微软雅黑" w:hAnsi="微软雅黑" w:hint="eastAsia"/>
          <w:sz w:val="18"/>
          <w:szCs w:val="20"/>
        </w:rPr>
      </w:pPr>
    </w:p>
    <w:p w14:paraId="6F6810E7" w14:textId="77777777" w:rsidR="00041B02" w:rsidRPr="00041B02" w:rsidRDefault="00041B02" w:rsidP="00041B02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注：此处后续可能增加第3个选项，现有2个选项为相斥选项。</w:t>
      </w:r>
    </w:p>
    <w:p w14:paraId="065D6163" w14:textId="77777777" w:rsidR="00041B02" w:rsidRDefault="00041B02" w:rsidP="00041B02">
      <w:pPr>
        <w:rPr>
          <w:rFonts w:ascii="微软雅黑" w:hAnsi="微软雅黑" w:hint="eastAsia"/>
          <w:sz w:val="18"/>
          <w:szCs w:val="20"/>
        </w:rPr>
      </w:pPr>
    </w:p>
    <w:p w14:paraId="476DD9EC" w14:textId="76F115B0" w:rsidR="00895899" w:rsidRDefault="00345F64" w:rsidP="00345F64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对焊法兰</w:t>
      </w:r>
      <w:r w:rsidRPr="00345F64">
        <w:rPr>
          <w:rFonts w:ascii="微软雅黑" w:hAnsi="微软雅黑" w:hint="eastAsia"/>
          <w:sz w:val="18"/>
          <w:szCs w:val="20"/>
        </w:rPr>
        <w:t>圆角半径</w:t>
      </w:r>
      <m:oMath>
        <m:r>
          <w:rPr>
            <w:rFonts w:ascii="Cambria Math" w:hAnsi="Cambria Math"/>
            <w:sz w:val="18"/>
            <w:szCs w:val="20"/>
          </w:rPr>
          <m:t>r</m:t>
        </m:r>
        <m:r>
          <m:rPr>
            <m:sty m:val="p"/>
          </m:rPr>
          <w:rPr>
            <w:rFonts w:ascii="Cambria Math" w:hAnsi="Cambria Math"/>
            <w:sz w:val="18"/>
            <w:szCs w:val="20"/>
          </w:rPr>
          <m:t>≥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0.25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sz w:val="18"/>
                <w:szCs w:val="20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20"/>
              </w:rPr>
              <m:t>1</m:t>
            </m:r>
          </m:sub>
        </m:sSub>
      </m:oMath>
      <w:r w:rsidRPr="00345F64">
        <w:rPr>
          <w:rFonts w:ascii="微软雅黑" w:hAnsi="微软雅黑" w:hint="eastAsia"/>
          <w:sz w:val="18"/>
          <w:szCs w:val="20"/>
        </w:rPr>
        <w:t>，且不小于</w:t>
      </w:r>
      <w:r w:rsidRPr="00345F64">
        <w:rPr>
          <w:rFonts w:ascii="微软雅黑" w:hAnsi="微软雅黑"/>
          <w:b/>
          <w:bCs/>
          <w:color w:val="FF0000"/>
          <w:sz w:val="18"/>
          <w:szCs w:val="20"/>
        </w:rPr>
        <w:t>10</w:t>
      </w:r>
      <w:r>
        <w:rPr>
          <w:rFonts w:ascii="微软雅黑" w:hAnsi="微软雅黑"/>
          <w:sz w:val="18"/>
          <w:szCs w:val="20"/>
        </w:rPr>
        <w:t xml:space="preserve"> </w:t>
      </w:r>
      <w:r w:rsidRPr="00345F64">
        <w:rPr>
          <w:rFonts w:ascii="微软雅黑" w:hAnsi="微软雅黑"/>
          <w:sz w:val="18"/>
          <w:szCs w:val="20"/>
        </w:rPr>
        <w:t>mm</w:t>
      </w:r>
      <w:r w:rsidRPr="00345F64">
        <w:rPr>
          <w:rFonts w:ascii="微软雅黑" w:hAnsi="微软雅黑" w:hint="eastAsia"/>
          <w:sz w:val="18"/>
          <w:szCs w:val="20"/>
        </w:rPr>
        <w:t>。</w:t>
      </w:r>
      <w:r>
        <w:rPr>
          <w:rFonts w:ascii="微软雅黑" w:hAnsi="微软雅黑" w:hint="eastAsia"/>
          <w:sz w:val="18"/>
          <w:szCs w:val="20"/>
        </w:rPr>
        <w:t>（</w:t>
      </w:r>
      <m:oMath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sz w:val="18"/>
                <w:szCs w:val="20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20"/>
              </w:rPr>
              <m:t>1</m:t>
            </m:r>
          </m:sub>
        </m:sSub>
      </m:oMath>
      <w:r>
        <w:rPr>
          <w:rFonts w:ascii="微软雅黑" w:hAnsi="微软雅黑" w:hint="eastAsia"/>
          <w:sz w:val="18"/>
          <w:szCs w:val="20"/>
        </w:rPr>
        <w:t>为</w:t>
      </w:r>
      <w:r w:rsidRPr="00A83A72">
        <w:rPr>
          <w:rFonts w:ascii="微软雅黑" w:hAnsi="微软雅黑" w:cs="宋体" w:hint="eastAsia"/>
          <w:color w:val="000000"/>
          <w:kern w:val="0"/>
          <w:sz w:val="19"/>
          <w:szCs w:val="19"/>
        </w:rPr>
        <w:t>法兰颈部大端有效厚度</w:t>
      </w:r>
      <w:r>
        <w:rPr>
          <w:rFonts w:ascii="微软雅黑" w:hAnsi="微软雅黑" w:hint="eastAsia"/>
          <w:sz w:val="18"/>
          <w:szCs w:val="20"/>
        </w:rPr>
        <w:t xml:space="preserve">） 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2.4.4.4.1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2.4.4.4.</w:t>
      </w:r>
      <w:r w:rsidR="00A17A54">
        <w:rPr>
          <w:rFonts w:ascii="微软雅黑" w:hAnsi="微软雅黑" w:hint="eastAsia"/>
        </w:rPr>
        <w:t>2）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>
        <w:rPr>
          <w:rFonts w:ascii="微软雅黑" w:hAnsi="微软雅黑"/>
          <w:color w:val="4472C4" w:themeColor="accent1"/>
          <w:sz w:val="18"/>
          <w:szCs w:val="20"/>
        </w:rPr>
        <w:t>0240819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5C4E0D19" w14:textId="77777777" w:rsidR="00895899" w:rsidRDefault="00895899" w:rsidP="00041B02">
      <w:pPr>
        <w:rPr>
          <w:rFonts w:ascii="微软雅黑" w:hAnsi="微软雅黑" w:hint="eastAsia"/>
          <w:sz w:val="18"/>
          <w:szCs w:val="20"/>
        </w:rPr>
      </w:pPr>
    </w:p>
    <w:p w14:paraId="75C583E3" w14:textId="77777777" w:rsidR="00041B02" w:rsidRPr="00041B02" w:rsidRDefault="00041B02" w:rsidP="00041B02">
      <w:pPr>
        <w:rPr>
          <w:rFonts w:ascii="微软雅黑" w:hAnsi="微软雅黑" w:hint="eastAsia"/>
          <w:sz w:val="18"/>
          <w:szCs w:val="20"/>
        </w:rPr>
      </w:pPr>
    </w:p>
    <w:p w14:paraId="35619B4B" w14:textId="11C55DC2" w:rsidR="00117C55" w:rsidRPr="00AD68BF" w:rsidRDefault="00117C55" w:rsidP="00117C55">
      <w:pPr>
        <w:pStyle w:val="4"/>
        <w:numPr>
          <w:ilvl w:val="0"/>
          <w:numId w:val="14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容器法兰配套紧固件常用规格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2.4.5.1</w:t>
      </w:r>
      <w:r w:rsidR="00A17A54">
        <w:rPr>
          <w:rFonts w:ascii="微软雅黑" w:hAnsi="微软雅黑" w:hint="eastAsia"/>
        </w:rPr>
        <w:t>-</w:t>
      </w:r>
      <w:r w:rsidR="00A17A54" w:rsidRPr="00A17A54">
        <w:rPr>
          <w:rFonts w:ascii="微软雅黑" w:hAnsi="微软雅黑" w:hint="eastAsia"/>
        </w:rPr>
        <w:t>2.4.5.23</w:t>
      </w:r>
      <w:r w:rsidR="00A17A54">
        <w:rPr>
          <w:rFonts w:ascii="微软雅黑" w:hAnsi="微软雅黑" w:hint="eastAsia"/>
        </w:rPr>
        <w:t>）</w:t>
      </w:r>
    </w:p>
    <w:tbl>
      <w:tblPr>
        <w:tblW w:w="9720" w:type="dxa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65A50" w:rsidRPr="00AD68BF" w14:paraId="2CCDAABE" w14:textId="77777777" w:rsidTr="00A65A50">
        <w:trPr>
          <w:trHeight w:val="33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F6196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AD68BF">
              <w:rPr>
                <w:rFonts w:ascii="微软雅黑" w:hAnsi="微软雅黑"/>
                <w:color w:val="C00000"/>
                <w:sz w:val="18"/>
                <w:szCs w:val="20"/>
              </w:rPr>
              <w:sym w:font="Wingdings" w:char="F06F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M12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FB36D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AD68BF">
              <w:rPr>
                <w:rFonts w:ascii="微软雅黑" w:hAnsi="微软雅黑"/>
                <w:color w:val="C00000"/>
                <w:sz w:val="18"/>
                <w:szCs w:val="20"/>
              </w:rPr>
              <w:sym w:font="Wingdings" w:char="F06F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M14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20DC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M16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5D9B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3DA4D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AD68BF">
              <w:rPr>
                <w:rFonts w:ascii="微软雅黑" w:hAnsi="微软雅黑"/>
                <w:color w:val="C00000"/>
                <w:sz w:val="18"/>
                <w:szCs w:val="20"/>
              </w:rPr>
              <w:sym w:font="Wingdings" w:char="F06F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M2</w:t>
            </w:r>
            <w:r>
              <w:rPr>
                <w:rFonts w:ascii="微软雅黑" w:hAnsi="微软雅黑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A9165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M24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885DE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M27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455A3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662CB3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M33</w:t>
            </w:r>
          </w:p>
        </w:tc>
      </w:tr>
      <w:tr w:rsidR="00A65A50" w:rsidRPr="00AD68BF" w14:paraId="3930B933" w14:textId="77777777" w:rsidTr="00A65A50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BFB16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C6071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M39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CCD01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1863D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7BB10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013AE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AD68BF">
              <w:rPr>
                <w:rFonts w:ascii="微软雅黑" w:hAnsi="微软雅黑"/>
                <w:color w:val="C00000"/>
                <w:sz w:val="18"/>
                <w:szCs w:val="20"/>
              </w:rPr>
              <w:sym w:font="Wingdings" w:char="F06F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BCE5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E905C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B4D3DE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M70</w:t>
            </w:r>
          </w:p>
        </w:tc>
      </w:tr>
      <w:tr w:rsidR="00A65A50" w:rsidRPr="00AD68BF" w14:paraId="1D6CED1A" w14:textId="77777777" w:rsidTr="00A65A50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D3DB34B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AD68BF">
              <w:rPr>
                <w:rFonts w:ascii="微软雅黑" w:hAnsi="微软雅黑"/>
                <w:color w:val="C00000"/>
                <w:sz w:val="18"/>
                <w:szCs w:val="20"/>
              </w:rPr>
              <w:sym w:font="Wingdings" w:char="F06F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3140EF3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38E5DCA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AD68BF">
              <w:rPr>
                <w:rFonts w:ascii="微软雅黑" w:hAnsi="微软雅黑"/>
                <w:color w:val="C00000"/>
                <w:sz w:val="18"/>
                <w:szCs w:val="20"/>
              </w:rPr>
              <w:sym w:font="Wingdings" w:char="F06F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M82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7B0DC3B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AD68BF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6FDB912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EB1C81F" w14:textId="77777777" w:rsidR="00A65A50" w:rsidRPr="001F7992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5572C45" w14:textId="77777777" w:rsidR="00A65A50" w:rsidRPr="00AD68BF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C4A3932" w14:textId="77777777" w:rsidR="00A65A50" w:rsidRPr="001F7992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80FCBF" w14:textId="77777777" w:rsidR="00A65A50" w:rsidRPr="001F7992" w:rsidRDefault="00A65A50" w:rsidP="00A65A50">
            <w:pPr>
              <w:widowControl/>
              <w:jc w:val="left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highlight w:val="yellow"/>
              </w:rPr>
            </w:pPr>
          </w:p>
        </w:tc>
      </w:tr>
    </w:tbl>
    <w:p w14:paraId="76D0BD62" w14:textId="77777777" w:rsidR="00A65A50" w:rsidRDefault="00A65A50" w:rsidP="00117C55">
      <w:pPr>
        <w:ind w:leftChars="225" w:left="473"/>
        <w:rPr>
          <w:rFonts w:ascii="微软雅黑" w:hAnsi="微软雅黑" w:hint="eastAsia"/>
          <w:color w:val="C00000"/>
          <w:sz w:val="18"/>
          <w:szCs w:val="20"/>
        </w:rPr>
      </w:pPr>
    </w:p>
    <w:p w14:paraId="40FE489F" w14:textId="77777777" w:rsidR="00117C55" w:rsidRPr="008C57F1" w:rsidRDefault="00895899" w:rsidP="00117C55">
      <w:pPr>
        <w:ind w:leftChars="225" w:left="473"/>
        <w:rPr>
          <w:rFonts w:ascii="微软雅黑" w:hAnsi="微软雅黑" w:hint="eastAsia"/>
          <w:sz w:val="18"/>
          <w:szCs w:val="20"/>
        </w:rPr>
      </w:pPr>
      <w:r w:rsidRPr="00AD68BF">
        <w:rPr>
          <w:rFonts w:ascii="微软雅黑" w:hAnsi="微软雅黑"/>
          <w:color w:val="C00000"/>
          <w:sz w:val="18"/>
          <w:szCs w:val="20"/>
        </w:rPr>
        <w:sym w:font="Wingdings" w:char="F06F"/>
      </w:r>
      <w:r w:rsidR="00117C55" w:rsidRPr="008C57F1">
        <w:rPr>
          <w:rFonts w:ascii="微软雅黑" w:hAnsi="微软雅黑"/>
          <w:sz w:val="18"/>
          <w:szCs w:val="20"/>
        </w:rPr>
        <w:t>M</w:t>
      </w:r>
      <w:r w:rsidR="00117C55" w:rsidRPr="008C57F1">
        <w:rPr>
          <w:rFonts w:ascii="微软雅黑" w:hAnsi="微软雅黑"/>
          <w:b/>
          <w:color w:val="C00000"/>
          <w:sz w:val="18"/>
          <w:szCs w:val="20"/>
        </w:rPr>
        <w:t>48</w:t>
      </w:r>
      <w:r w:rsidR="00117C55" w:rsidRPr="008C57F1">
        <w:rPr>
          <w:rFonts w:ascii="微软雅黑" w:hAnsi="微软雅黑"/>
          <w:sz w:val="18"/>
          <w:szCs w:val="20"/>
        </w:rPr>
        <w:t>及以上直径的螺母配硬化平垫圈</w:t>
      </w:r>
      <w:r w:rsidR="00117C55">
        <w:rPr>
          <w:rFonts w:ascii="微软雅黑" w:hAnsi="微软雅黑" w:hint="eastAsia"/>
          <w:sz w:val="18"/>
          <w:szCs w:val="20"/>
        </w:rPr>
        <w:t>。</w:t>
      </w:r>
    </w:p>
    <w:p w14:paraId="7634C484" w14:textId="77777777" w:rsidR="00AD68BF" w:rsidRPr="00856736" w:rsidRDefault="00856736" w:rsidP="0006078C">
      <w:pPr>
        <w:ind w:firstLineChars="200" w:firstLine="36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856736">
        <w:rPr>
          <w:rFonts w:ascii="微软雅黑" w:hAnsi="微软雅黑" w:hint="eastAsia"/>
          <w:color w:val="4472C4" w:themeColor="accent1"/>
          <w:sz w:val="18"/>
          <w:szCs w:val="20"/>
        </w:rPr>
        <w:t>表格取值说明：参照“板材厚度”</w:t>
      </w:r>
      <w:r w:rsidR="00D2270D">
        <w:rPr>
          <w:rFonts w:ascii="微软雅黑" w:hAnsi="微软雅黑" w:hint="eastAsia"/>
          <w:color w:val="4472C4" w:themeColor="accent1"/>
          <w:sz w:val="18"/>
          <w:szCs w:val="20"/>
        </w:rPr>
        <w:t>，结合下表“</w:t>
      </w:r>
      <w:r w:rsidR="00D2270D" w:rsidRPr="00D2270D">
        <w:rPr>
          <w:rFonts w:ascii="微软雅黑" w:hAnsi="微软雅黑"/>
          <w:color w:val="4472C4" w:themeColor="accent1"/>
          <w:sz w:val="18"/>
          <w:szCs w:val="20"/>
        </w:rPr>
        <w:t>容器法兰用紧固件规格范围选用表</w:t>
      </w:r>
      <w:r w:rsidR="00D2270D">
        <w:rPr>
          <w:rFonts w:ascii="微软雅黑" w:hAnsi="微软雅黑" w:hint="eastAsia"/>
          <w:color w:val="4472C4" w:themeColor="accent1"/>
          <w:sz w:val="18"/>
          <w:szCs w:val="20"/>
        </w:rPr>
        <w:t>”内容输出对应螺栓规格至设计计算程序。</w:t>
      </w:r>
    </w:p>
    <w:p w14:paraId="6163E41A" w14:textId="648B8183" w:rsidR="00117C55" w:rsidRPr="0069394B" w:rsidRDefault="0069394B" w:rsidP="0069394B">
      <w:pPr>
        <w:pStyle w:val="4"/>
        <w:numPr>
          <w:ilvl w:val="0"/>
          <w:numId w:val="14"/>
        </w:numPr>
        <w:rPr>
          <w:rFonts w:ascii="微软雅黑" w:hAnsi="微软雅黑" w:hint="eastAsia"/>
        </w:rPr>
      </w:pPr>
      <w:r w:rsidRPr="0069394B">
        <w:rPr>
          <w:rFonts w:ascii="微软雅黑" w:hAnsi="微软雅黑" w:hint="eastAsia"/>
        </w:rPr>
        <w:t>容器法兰用</w:t>
      </w:r>
      <w:r w:rsidR="00F261F6">
        <w:rPr>
          <w:rFonts w:ascii="微软雅黑" w:hAnsi="微软雅黑" w:hint="eastAsia"/>
        </w:rPr>
        <w:t>紧固件</w:t>
      </w:r>
      <w:r w:rsidRPr="0069394B">
        <w:rPr>
          <w:rFonts w:ascii="微软雅黑" w:hAnsi="微软雅黑" w:hint="eastAsia"/>
        </w:rPr>
        <w:t>规格范围选用表</w:t>
      </w:r>
      <w:r w:rsidR="00F506ED">
        <w:rPr>
          <w:rFonts w:ascii="微软雅黑" w:hAnsi="微软雅黑" w:hint="eastAsia"/>
        </w:rPr>
        <w:t>（含浮头法兰）</w:t>
      </w:r>
      <w:r>
        <w:rPr>
          <w:rFonts w:ascii="微软雅黑" w:hAnsi="微软雅黑" w:hint="eastAsia"/>
        </w:rPr>
        <w:t>（GB/T 150计算）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2.4.6</w:t>
      </w:r>
      <w:r w:rsidR="00A17A54">
        <w:rPr>
          <w:rFonts w:ascii="微软雅黑" w:hAnsi="微软雅黑" w:hint="eastAsia"/>
        </w:rPr>
        <w:t>）</w:t>
      </w:r>
      <w:ins w:id="13" w:author="zifeng qi" w:date="2025-10-17T12:36:00Z" w16du:dateUtc="2025-10-17T04:36:00Z">
        <w:r w:rsidR="006859AF">
          <w:rPr>
            <w:rFonts w:ascii="微软雅黑" w:hAnsi="微软雅黑" w:hint="eastAsia"/>
          </w:rPr>
          <w:t>（2.4.6.1（</w:t>
        </w:r>
      </w:ins>
      <w:ins w:id="14" w:author="zifeng qi" w:date="2025-10-17T12:37:00Z" w16du:dateUtc="2025-10-17T04:37:00Z">
        <w:r w:rsidR="006859AF">
          <w:rPr>
            <w:rFonts w:ascii="微软雅黑" w:hAnsi="微软雅黑" w:hint="eastAsia"/>
          </w:rPr>
          <w:t>下限</w:t>
        </w:r>
      </w:ins>
      <w:ins w:id="15" w:author="zifeng qi" w:date="2025-10-17T12:36:00Z" w16du:dateUtc="2025-10-17T04:36:00Z">
        <w:r w:rsidR="006859AF">
          <w:rPr>
            <w:rFonts w:ascii="微软雅黑" w:hAnsi="微软雅黑" w:hint="eastAsia"/>
          </w:rPr>
          <w:t>））</w:t>
        </w:r>
      </w:ins>
      <w:ins w:id="16" w:author="zifeng qi" w:date="2025-10-17T12:37:00Z" w16du:dateUtc="2025-10-17T04:37:00Z">
        <w:r w:rsidR="006859AF">
          <w:rPr>
            <w:rFonts w:ascii="微软雅黑" w:hAnsi="微软雅黑" w:hint="eastAsia"/>
          </w:rPr>
          <w:t>2.4.6.2（上限））</w:t>
        </w:r>
      </w:ins>
      <w:r w:rsidR="005D11D0" w:rsidRPr="00176B5D">
        <w:rPr>
          <w:rFonts w:ascii="微软雅黑" w:hAnsi="微软雅黑" w:hint="eastAsia"/>
          <w:color w:val="4472C4" w:themeColor="accent1"/>
          <w:sz w:val="18"/>
          <w:szCs w:val="20"/>
        </w:rPr>
        <w:t>（2</w:t>
      </w:r>
      <w:r w:rsidR="005D11D0" w:rsidRPr="00176B5D">
        <w:rPr>
          <w:rFonts w:ascii="微软雅黑" w:hAnsi="微软雅黑"/>
          <w:color w:val="4472C4" w:themeColor="accent1"/>
          <w:sz w:val="18"/>
          <w:szCs w:val="20"/>
        </w:rPr>
        <w:t>0250929</w:t>
      </w:r>
      <w:r w:rsidR="005D11D0" w:rsidRPr="00176B5D">
        <w:rPr>
          <w:rFonts w:ascii="微软雅黑" w:hAnsi="微软雅黑" w:hint="eastAsia"/>
          <w:color w:val="4472C4" w:themeColor="accent1"/>
          <w:sz w:val="18"/>
          <w:szCs w:val="20"/>
        </w:rPr>
        <w:t>修订）</w:t>
      </w:r>
      <w:ins w:id="17" w:author="冯栩迟" w:date="2025-10-15T14:07:00Z">
        <w:r w:rsidR="00F241E6" w:rsidRPr="00176B5D">
          <w:rPr>
            <w:rFonts w:ascii="微软雅黑" w:hAnsi="微软雅黑" w:hint="eastAsia"/>
            <w:color w:val="4472C4" w:themeColor="accent1"/>
            <w:sz w:val="18"/>
            <w:szCs w:val="20"/>
          </w:rPr>
          <w:t>（2</w:t>
        </w:r>
        <w:r w:rsidR="00F241E6" w:rsidRPr="00176B5D">
          <w:rPr>
            <w:rFonts w:ascii="微软雅黑" w:hAnsi="微软雅黑"/>
            <w:color w:val="4472C4" w:themeColor="accent1"/>
            <w:sz w:val="18"/>
            <w:szCs w:val="20"/>
          </w:rPr>
          <w:t>025</w:t>
        </w:r>
        <w:r w:rsidR="00F241E6">
          <w:rPr>
            <w:rFonts w:ascii="微软雅黑" w:hAnsi="微软雅黑"/>
            <w:color w:val="4472C4" w:themeColor="accent1"/>
            <w:sz w:val="18"/>
            <w:szCs w:val="20"/>
          </w:rPr>
          <w:t>1015</w:t>
        </w:r>
        <w:r w:rsidR="00F241E6" w:rsidRPr="00176B5D">
          <w:rPr>
            <w:rFonts w:ascii="微软雅黑" w:hAnsi="微软雅黑" w:hint="eastAsia"/>
            <w:color w:val="4472C4" w:themeColor="accent1"/>
            <w:sz w:val="18"/>
            <w:szCs w:val="20"/>
          </w:rPr>
          <w:t>修订）</w:t>
        </w:r>
      </w:ins>
    </w:p>
    <w:tbl>
      <w:tblPr>
        <w:tblW w:w="4000" w:type="pct"/>
        <w:jc w:val="center"/>
        <w:tblLook w:val="04A0" w:firstRow="1" w:lastRow="0" w:firstColumn="1" w:lastColumn="0" w:noHBand="0" w:noVBand="1"/>
      </w:tblPr>
      <w:tblGrid>
        <w:gridCol w:w="795"/>
        <w:gridCol w:w="649"/>
        <w:gridCol w:w="670"/>
        <w:gridCol w:w="611"/>
        <w:gridCol w:w="632"/>
        <w:gridCol w:w="611"/>
        <w:gridCol w:w="632"/>
        <w:gridCol w:w="620"/>
        <w:gridCol w:w="641"/>
        <w:gridCol w:w="620"/>
        <w:gridCol w:w="641"/>
        <w:gridCol w:w="611"/>
        <w:gridCol w:w="632"/>
      </w:tblGrid>
      <w:tr w:rsidR="00117C55" w:rsidRPr="0069394B" w14:paraId="4AADF45F" w14:textId="77777777" w:rsidTr="00117C55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32A5DE" w14:textId="77777777" w:rsidR="00117C55" w:rsidRPr="00117C55" w:rsidRDefault="00D44A62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设计条件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12091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</w:pPr>
            <w:r w:rsidRPr="00A673C1">
              <w:rPr>
                <w:rFonts w:ascii="微软雅黑" w:hAnsi="微软雅黑" w:cs="宋体" w:hint="eastAsia"/>
                <w:b/>
                <w:kern w:val="0"/>
                <w:sz w:val="18"/>
                <w:szCs w:val="18"/>
              </w:rPr>
              <w:t>T≤</w:t>
            </w: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200℃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4AB13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3D64F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18FCE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6BC76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8C08E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FB838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AEB66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58498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C7B36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F7EBE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69394B" w:rsidRPr="00117C55" w14:paraId="599EB7DE" w14:textId="77777777" w:rsidTr="0069394B">
        <w:trPr>
          <w:trHeight w:val="57"/>
          <w:jc w:val="center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4C6F1" w14:textId="77777777" w:rsidR="0069394B" w:rsidRPr="00117C55" w:rsidRDefault="0069394B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DN\P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0CAA5" w14:textId="3BCDE85A" w:rsidR="0069394B" w:rsidRPr="00CB65CF" w:rsidRDefault="00CB65CF" w:rsidP="00CB65CF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del w:id="18" w:author="冯栩迟" w:date="2025-10-15T14:35:00Z">
              <w:r w:rsidRPr="002F7C7C" w:rsidDel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delText>≥</w:delText>
              </w:r>
            </w:del>
            <w:r w:rsidR="002F7C7C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-</w:t>
            </w: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0</w:t>
            </w:r>
            <w:r w:rsidR="002F7C7C">
              <w:rPr>
                <w:rFonts w:ascii="微软雅黑" w:hAnsi="微软雅黑" w:cs="宋体"/>
                <w:b/>
                <w:color w:val="C00000"/>
                <w:kern w:val="0"/>
                <w:sz w:val="18"/>
                <w:szCs w:val="18"/>
              </w:rPr>
              <w:t>.1</w:t>
            </w:r>
            <w:ins w:id="19" w:author="冯栩迟" w:date="2025-10-15T14:35:00Z">
              <w:r w:rsidR="000D555E" w:rsidRPr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  <w:rPrChange w:id="20" w:author="冯栩迟" w:date="2025-10-15T14:35:00Z">
                    <w:rPr>
                      <w:rFonts w:ascii="微软雅黑" w:hAnsi="微软雅黑" w:cs="宋体" w:hint="eastAsia"/>
                      <w:b/>
                      <w:color w:val="C00000"/>
                      <w:kern w:val="0"/>
                      <w:sz w:val="18"/>
                      <w:szCs w:val="18"/>
                    </w:rPr>
                  </w:rPrChange>
                </w:rPr>
                <w:t>≤</w:t>
              </w:r>
              <w:r w:rsidR="000D555E" w:rsidRPr="000D555E">
                <w:rPr>
                  <w:rFonts w:ascii="微软雅黑" w:hAnsi="微软雅黑" w:cs="宋体" w:hint="eastAsia"/>
                  <w:kern w:val="0"/>
                  <w:sz w:val="18"/>
                  <w:szCs w:val="18"/>
                  <w:rPrChange w:id="21" w:author="冯栩迟" w:date="2025-10-15T14:35:00Z">
                    <w:rPr>
                      <w:rFonts w:ascii="微软雅黑" w:hAnsi="微软雅黑" w:cs="宋体" w:hint="eastAsia"/>
                      <w:color w:val="000000"/>
                      <w:kern w:val="0"/>
                      <w:sz w:val="18"/>
                      <w:szCs w:val="18"/>
                    </w:rPr>
                  </w:rPrChange>
                </w:rPr>
                <w:t>P</w:t>
              </w:r>
              <w:r w:rsidR="000D555E">
                <w:rPr>
                  <w:rFonts w:ascii="微软雅黑" w:hAnsi="微软雅黑" w:cs="宋体"/>
                  <w:kern w:val="0"/>
                  <w:sz w:val="18"/>
                  <w:szCs w:val="18"/>
                </w:rPr>
                <w:t xml:space="preserve"> </w:t>
              </w:r>
            </w:ins>
            <w:ins w:id="22" w:author="冯栩迟" w:date="2025-10-15T14:34:00Z">
              <w:r w:rsidR="000D555E" w:rsidRPr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  <w:rPrChange w:id="23" w:author="冯栩迟" w:date="2025-10-15T14:35:00Z">
                    <w:rPr>
                      <w:rFonts w:ascii="微软雅黑" w:hAnsi="微软雅黑" w:cs="宋体" w:hint="eastAsia"/>
                      <w:b/>
                      <w:color w:val="C00000"/>
                      <w:kern w:val="0"/>
                      <w:sz w:val="18"/>
                      <w:szCs w:val="18"/>
                    </w:rPr>
                  </w:rPrChange>
                </w:rPr>
                <w:t>&lt;</w:t>
              </w:r>
              <w:r w:rsidR="000D555E">
                <w:rPr>
                  <w:rFonts w:ascii="微软雅黑" w:hAnsi="微软雅黑" w:cs="宋体"/>
                  <w:b/>
                  <w:color w:val="C00000"/>
                  <w:kern w:val="0"/>
                  <w:sz w:val="18"/>
                  <w:szCs w:val="18"/>
                </w:rPr>
                <w:t>0.6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FACD2B" w14:textId="77DA0FCD" w:rsidR="0069394B" w:rsidRPr="00CB65CF" w:rsidRDefault="00CB65CF" w:rsidP="00CB65CF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del w:id="24" w:author="冯栩迟" w:date="2025-10-15T14:36:00Z">
              <w:r w:rsidRPr="002F7C7C" w:rsidDel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delText>≥</w:delText>
              </w:r>
            </w:del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0.6</w:t>
            </w:r>
            <w:ins w:id="25" w:author="冯栩迟" w:date="2025-10-15T14:35:00Z"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="000D555E"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 w:rsidR="000D555E"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1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A9DD16C" w14:textId="039D1DF8" w:rsidR="0069394B" w:rsidRPr="00CB65CF" w:rsidRDefault="00CB65CF" w:rsidP="00CB65CF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del w:id="26" w:author="冯栩迟" w:date="2025-10-15T14:36:00Z">
              <w:r w:rsidRPr="002F7C7C" w:rsidDel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delText>≥</w:delText>
              </w:r>
            </w:del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</w:t>
            </w:r>
            <w:ins w:id="27" w:author="冯栩迟" w:date="2025-10-15T14:35:00Z"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="000D555E"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 w:rsidR="000D555E"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1.</w:t>
              </w:r>
            </w:ins>
            <w:ins w:id="28" w:author="冯栩迟" w:date="2025-10-15T14:36:00Z">
              <w:r w:rsidR="000D555E"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377FE2B" w14:textId="3D935530" w:rsidR="0069394B" w:rsidRPr="00CB65CF" w:rsidRDefault="00CB65CF" w:rsidP="00CB65CF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del w:id="29" w:author="冯栩迟" w:date="2025-10-15T14:36:00Z">
              <w:r w:rsidRPr="002F7C7C" w:rsidDel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delText>≥</w:delText>
              </w:r>
            </w:del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1.6</w:t>
            </w:r>
            <w:ins w:id="30" w:author="冯栩迟" w:date="2025-10-15T14:36:00Z"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="000D555E"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 w:rsidR="000D555E"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2.5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D5E7A9B" w14:textId="5837DEB7" w:rsidR="0069394B" w:rsidRPr="00CB65CF" w:rsidRDefault="00CB65CF" w:rsidP="00CB65CF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del w:id="31" w:author="冯栩迟" w:date="2025-10-15T14:36:00Z">
              <w:r w:rsidRPr="002F7C7C" w:rsidDel="000D555E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delText>≥</w:delText>
              </w:r>
            </w:del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2.5</w:t>
            </w:r>
            <w:ins w:id="32" w:author="冯栩迟" w:date="2025-10-15T14:36:00Z"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="000D555E"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="000D555E"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 w:rsidR="000D555E"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4.0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274FC" w14:textId="52EE658C" w:rsidR="0069394B" w:rsidRPr="00CB65CF" w:rsidRDefault="002B53DD" w:rsidP="00CB65CF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3" w:author="冯栩迟" w:date="2025-10-15T17:06:00Z"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</w:ins>
            <w:r w:rsidR="00CB65CF" w:rsidRPr="002F7C7C">
              <w:rPr>
                <w:rFonts w:ascii="微软雅黑" w:hAnsi="微软雅黑" w:cs="宋体" w:hint="eastAsia"/>
                <w:b/>
                <w:kern w:val="0"/>
                <w:sz w:val="18"/>
                <w:szCs w:val="18"/>
              </w:rPr>
              <w:t>≥</w:t>
            </w:r>
            <w:r w:rsidR="00CB65CF"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</w:t>
            </w:r>
          </w:p>
        </w:tc>
      </w:tr>
      <w:tr w:rsidR="002B53DD" w:rsidRPr="0069394B" w14:paraId="124919A6" w14:textId="77777777" w:rsidTr="00117C55">
        <w:trPr>
          <w:trHeight w:val="57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0B510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EF27D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990C9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D42DBD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B606A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E882F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B3AD2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AC4DEA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5CE01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2CE334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51429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353AB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D9AD1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r w:rsidRPr="0069394B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  <w:vertAlign w:val="subscript"/>
              </w:rPr>
              <w:t>max</w:t>
            </w:r>
            <w:proofErr w:type="spellEnd"/>
          </w:p>
        </w:tc>
      </w:tr>
      <w:tr w:rsidR="002B53DD" w:rsidRPr="0069394B" w14:paraId="5C9496B3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9A0FE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51DFC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02B54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F1326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8139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284E7E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FC0F3D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83D8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E230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20D5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7C2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DD56D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922B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</w:tr>
      <w:tr w:rsidR="002B53DD" w:rsidRPr="0069394B" w14:paraId="32ADA5AC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625EC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C9A0D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CCE6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6D48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5199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8F36CB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D9E0DB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819EB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B1CB8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A1B7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5B7B4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94C8E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EC20A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</w:tr>
      <w:tr w:rsidR="002B53DD" w:rsidRPr="0069394B" w14:paraId="1639A398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98CC1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996B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F7B2B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8FCDD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D906F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AEC818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E32DFE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581E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56FF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4D93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D798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B2CF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9F21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</w:tr>
      <w:tr w:rsidR="002B53DD" w:rsidRPr="0069394B" w14:paraId="3FEF2AA1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5B105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4EC8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1C29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63F24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16CB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5C3D4A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4C1413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09AB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BA13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3985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701C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C7C3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56686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</w:tr>
      <w:tr w:rsidR="002B53DD" w:rsidRPr="0069394B" w14:paraId="15AC0B38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330B6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0A83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32D1C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679D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BF51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C15FC4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27BD48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94593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2F729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BDC0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3E15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288B5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756B8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</w:tr>
      <w:tr w:rsidR="002B53DD" w:rsidRPr="0069394B" w14:paraId="75A847E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714A7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550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1FEBB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A282E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5A7D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4088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A47990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7C5885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B53C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AF18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FE2B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A56B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7C523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BBFC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</w:tr>
      <w:tr w:rsidR="002B53DD" w:rsidRPr="0069394B" w14:paraId="5DC93E48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B14E6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BDAD6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0EBF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59C72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B4F7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8641F3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40F119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21E08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FC11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F304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AD73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5E921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7A95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</w:tr>
      <w:tr w:rsidR="002B53DD" w:rsidRPr="0069394B" w14:paraId="4C9B89D2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746C5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2BBA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59F1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5938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191E8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DB4BF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A33478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CDA7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5024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661B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ED11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7462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A285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</w:tr>
      <w:tr w:rsidR="002B53DD" w:rsidRPr="0069394B" w14:paraId="451635D8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317CE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B4FD7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DCBC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30491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7009F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83AF4B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8CADBD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61566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3D3C5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41681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23B6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EA9F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FBAC8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</w:tr>
      <w:tr w:rsidR="002B53DD" w:rsidRPr="0069394B" w14:paraId="2212BD03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1C7CE9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F0972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3F9A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ED6A4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26A1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B7C3DA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8563F4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C7750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E1FB7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77ECC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44AA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704B3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294C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</w:tr>
      <w:tr w:rsidR="002B53DD" w:rsidRPr="0069394B" w14:paraId="782BA69F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E9D569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CF54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49D63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AB015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E99B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43C66D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C41F9B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65A8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9C57A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B23F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092F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25FC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2080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</w:tr>
      <w:tr w:rsidR="002B53DD" w:rsidRPr="0069394B" w14:paraId="4C19E72B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DA4221D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CBD923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F9F467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C5EE7B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FEC695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14:paraId="5B9307B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14:paraId="329C36A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DE8599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5C2AC6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85DF45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7739B8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9224F6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44DEA1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</w:tr>
      <w:tr w:rsidR="002B53DD" w:rsidRPr="0069394B" w14:paraId="679D4B9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637A9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21C7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B0BC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F7F2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DDB4F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D7336C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8083C3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BDDD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AF16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8BC3E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7337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EE93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60CF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63D3522E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96EC5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B34A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B020F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DA14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523E0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5223C6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D75101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825A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C9D1C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81DC7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4AAC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7BE4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B6F8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0ECE8D29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4A65F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F676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DF7D1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CDBF2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A398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8EE5A3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B06FBB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F292B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F4239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073EC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F9AE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E7590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4E4C3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2A68F70F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A13B2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A2572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7261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C80B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3CAB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E63E80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9CA2F6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8BBA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9516C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84B1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85163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2B8B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511C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530EF7C8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DAD198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7713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EF8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FE9B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071BD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CC36CE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034DD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21C3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72663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92BB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E16F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E3F0A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2FD5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7081C392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49E6F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EB59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8E3E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B134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FF4F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F24B37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E04D37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32295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9D58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30DEA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DB75C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413DF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F2DFD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189AA9D5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8A609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6739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CE781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E3238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73CA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13E8C2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79300C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1485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90924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48D73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4DA2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2ECF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9291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714E46DC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720CB3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5DEAF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C11E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86A4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3132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9F23FF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D8DCD0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FFC35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F597C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B94F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1E970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3E1F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FDFE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1C94D85D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155F0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1900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4AC74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CCE37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FF85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26275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6BF643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77422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6C46C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4C73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BB714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F5AB0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AE02A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8B0D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7E6ADBEF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D1A5E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29439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11ED1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155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099B3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F94896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0695C3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36B3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60B6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5F790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2035D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37E51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DA40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4E62B553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46AE4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58B7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C4178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7012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381E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01BE4E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929EF5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F28D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E398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1310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52BC9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A185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259F7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2094947B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313FC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B2746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9572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27AE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316E5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26306E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C0D8D9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D850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4B5E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35BC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39FC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822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1361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1F935C13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0E5C8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4C253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C76A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21143" w14:textId="3D1B88D9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CEA38" w14:textId="645DC266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B3226A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E00E8D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F1980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35F6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4EBD5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1A54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EEF23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EAB6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5ED0D2D3" w14:textId="77777777" w:rsidTr="0085673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4018E5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7FAC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CB29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BD591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CD1AE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88DFA3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9C5ECB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6502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0D490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B6494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5550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3B9E2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FD37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436D478E" w14:textId="77777777" w:rsidTr="00F241E6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4CAE3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581EF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89B8F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48EC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602E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569D14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78D57B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B150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23F3A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068D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1DE1C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2BD6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8DB2E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39978F27" w14:textId="77777777" w:rsidTr="00F241E6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EF63D" w14:textId="77777777" w:rsidR="00117C55" w:rsidRPr="00117C55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117C55"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2600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97255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3D723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10C4B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16406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0471EA9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370033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37922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EE6E62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D7074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FFD97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D04F78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55840" w14:textId="77777777" w:rsidR="00117C55" w:rsidRPr="00CB65CF" w:rsidRDefault="00117C55" w:rsidP="00117C55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CB65CF"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  <w:t>64</w:t>
            </w:r>
          </w:p>
        </w:tc>
      </w:tr>
      <w:tr w:rsidR="002B53DD" w:rsidRPr="0069394B" w14:paraId="0383A5E1" w14:textId="77777777" w:rsidTr="00F241E6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6233C" w14:textId="20BACF09" w:rsidR="005D11D0" w:rsidRPr="00117C55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微软雅黑" w:hAnsi="微软雅黑" w:cs="宋体"/>
                <w:color w:val="000000"/>
                <w:kern w:val="0"/>
                <w:sz w:val="18"/>
                <w:szCs w:val="18"/>
              </w:rPr>
              <w:t>700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62723E" w14:textId="39A542E5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2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C57CE7" w14:textId="14040EA1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559598" w14:textId="7AB1FC3E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3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589C5E" w14:textId="1926DAD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2073AC2D" w14:textId="02A68848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10A0EEA7" w14:textId="49C6F6A4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6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F027E8" w14:textId="70F0CC2B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379B58" w14:textId="60D56F40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4F2AF3" w14:textId="7719DE2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2F9E06" w14:textId="366CCB06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CE03B4" w14:textId="06B5700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70DAB9" w14:textId="7997CE5A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</w:tr>
      <w:tr w:rsidR="002B53DD" w:rsidRPr="0069394B" w14:paraId="3B4B66AF" w14:textId="77777777" w:rsidTr="00F241E6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36D74" w14:textId="4FD43EAB" w:rsidR="005D11D0" w:rsidRPr="00117C55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微软雅黑" w:hAnsi="微软雅黑" w:cs="宋体"/>
                <w:color w:val="000000"/>
                <w:kern w:val="0"/>
                <w:sz w:val="18"/>
                <w:szCs w:val="18"/>
              </w:rP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AADEDF" w14:textId="1C74F63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2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34E1CA" w14:textId="4E16A2DA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C6AE83" w14:textId="55725D3C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3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21D745" w14:textId="1F6FB10C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7D4C3952" w14:textId="1AE7E291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703FF506" w14:textId="4CEB99E9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6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A7D94B" w14:textId="057C5332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4804AA" w14:textId="0D904696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E7AF3F" w14:textId="72F09C6A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3AD449" w14:textId="13AD89FE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EECA8A" w14:textId="039395F1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DCD7B1" w14:textId="4FEBE8A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</w:tr>
      <w:tr w:rsidR="002B53DD" w:rsidRPr="0069394B" w14:paraId="381B662C" w14:textId="77777777" w:rsidTr="00F241E6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AA66D" w14:textId="28497862" w:rsidR="005D11D0" w:rsidRPr="00117C55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微软雅黑" w:hAnsi="微软雅黑" w:cs="宋体"/>
                <w:color w:val="000000"/>
                <w:kern w:val="0"/>
                <w:sz w:val="18"/>
                <w:szCs w:val="18"/>
              </w:rPr>
              <w:t>900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4F9077" w14:textId="259C0B0A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2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662283" w14:textId="6E604463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46CA0A" w14:textId="7E2C8E4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3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C1C24A" w14:textId="0E5B7E55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0F4776DD" w14:textId="670A4770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43A7B7EE" w14:textId="1063753F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6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47EF6B" w14:textId="5295B865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B89A10" w14:textId="54CFD19B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FB2883" w14:textId="43A91C1F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4DF51E" w14:textId="49A8B1EB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C15D55" w14:textId="67BE6A5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267320" w14:textId="0F02BA57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</w:tr>
      <w:tr w:rsidR="002B53DD" w:rsidRPr="0069394B" w14:paraId="47309B99" w14:textId="77777777" w:rsidTr="00F241E6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5A62D" w14:textId="76B3658F" w:rsidR="005D11D0" w:rsidRPr="00117C55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微软雅黑" w:hAnsi="微软雅黑" w:cs="宋体"/>
                <w:color w:val="000000"/>
                <w:kern w:val="0"/>
                <w:sz w:val="18"/>
                <w:szCs w:val="18"/>
              </w:rPr>
              <w:t>000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24F1E0" w14:textId="5B4C0380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2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5FFCEF" w14:textId="0E2F3CB7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773F81" w14:textId="4538EB95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3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CC1A2C" w14:textId="33B28853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7414C972" w14:textId="63249FC8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5C8114D8" w14:textId="0F12AE60" w:rsidR="005D11D0" w:rsidRPr="005D11D0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5D11D0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6</w:t>
            </w:r>
            <w:r w:rsidRPr="005D11D0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099B2D" w14:textId="5AB84FDF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92FF18" w14:textId="6BDD0449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50E4DB" w14:textId="18FA6267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6874B0" w14:textId="589DC2E3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513038" w14:textId="374A6485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4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B3BB98" w14:textId="3BFF04EE" w:rsidR="005D11D0" w:rsidRPr="00CB65CF" w:rsidRDefault="005D11D0" w:rsidP="005D11D0">
            <w:pPr>
              <w:widowControl/>
              <w:spacing w:line="240" w:lineRule="exact"/>
              <w:jc w:val="center"/>
              <w:rPr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r w:rsidRPr="00366617">
              <w:rPr>
                <w:rFonts w:ascii="微软雅黑" w:hAnsi="微软雅黑" w:cs="宋体" w:hint="eastAsia"/>
                <w:b/>
                <w:color w:val="0070C0"/>
                <w:kern w:val="0"/>
                <w:sz w:val="18"/>
                <w:szCs w:val="18"/>
              </w:rPr>
              <w:t>8</w:t>
            </w:r>
            <w:r w:rsidRPr="00366617">
              <w:rPr>
                <w:rFonts w:ascii="微软雅黑" w:hAnsi="微软雅黑" w:cs="宋体"/>
                <w:b/>
                <w:color w:val="0070C0"/>
                <w:kern w:val="0"/>
                <w:sz w:val="18"/>
                <w:szCs w:val="18"/>
              </w:rPr>
              <w:t>0</w:t>
            </w:r>
          </w:p>
        </w:tc>
      </w:tr>
    </w:tbl>
    <w:p w14:paraId="103B6673" w14:textId="5307D756" w:rsidR="009B535F" w:rsidRDefault="00B02EDD" w:rsidP="00766A6C">
      <w:pPr>
        <w:rPr>
          <w:ins w:id="34" w:author="冯栩迟" w:date="2025-10-15T17:07:00Z"/>
          <w:rFonts w:ascii="微软雅黑" w:hAnsi="微软雅黑" w:hint="eastAsia"/>
          <w:color w:val="FF0000"/>
          <w:sz w:val="18"/>
          <w:szCs w:val="20"/>
        </w:rPr>
      </w:pPr>
      <w:ins w:id="35" w:author="zifeng qi" w:date="2025-10-23T22:15:00Z" w16du:dateUtc="2025-10-23T14:15:00Z">
        <w:r>
          <w:rPr>
            <w:rFonts w:ascii="微软雅黑" w:hAnsi="微软雅黑"/>
            <w:color w:val="FF0000"/>
            <w:sz w:val="18"/>
            <w:szCs w:val="20"/>
          </w:rPr>
          <w:lastRenderedPageBreak/>
          <w:tab/>
        </w:r>
        <w:r>
          <w:rPr>
            <w:rFonts w:ascii="微软雅黑" w:hAnsi="微软雅黑"/>
            <w:color w:val="FF0000"/>
            <w:sz w:val="18"/>
            <w:szCs w:val="20"/>
          </w:rPr>
          <w:tab/>
        </w:r>
        <w:r>
          <w:rPr>
            <w:rFonts w:ascii="微软雅黑" w:hAnsi="微软雅黑"/>
            <w:color w:val="FF0000"/>
            <w:sz w:val="18"/>
            <w:szCs w:val="20"/>
          </w:rPr>
          <w:tab/>
        </w:r>
        <w:r>
          <w:rPr>
            <w:rFonts w:ascii="微软雅黑" w:hAnsi="微软雅黑"/>
            <w:color w:val="FF0000"/>
            <w:sz w:val="18"/>
            <w:szCs w:val="20"/>
          </w:rPr>
          <w:tab/>
        </w:r>
        <w:r>
          <w:rPr>
            <w:rFonts w:ascii="微软雅黑" w:hAnsi="微软雅黑" w:hint="eastAsia"/>
            <w:color w:val="FF0000"/>
            <w:sz w:val="18"/>
            <w:szCs w:val="20"/>
          </w:rPr>
          <w:t>ID：2.4.7</w:t>
        </w:r>
      </w:ins>
    </w:p>
    <w:tbl>
      <w:tblPr>
        <w:tblW w:w="4000" w:type="pct"/>
        <w:jc w:val="center"/>
        <w:tblLook w:val="04A0" w:firstRow="1" w:lastRow="0" w:firstColumn="1" w:lastColumn="0" w:noHBand="0" w:noVBand="1"/>
      </w:tblPr>
      <w:tblGrid>
        <w:gridCol w:w="878"/>
        <w:gridCol w:w="625"/>
        <w:gridCol w:w="647"/>
        <w:gridCol w:w="611"/>
        <w:gridCol w:w="632"/>
        <w:gridCol w:w="611"/>
        <w:gridCol w:w="632"/>
        <w:gridCol w:w="611"/>
        <w:gridCol w:w="632"/>
        <w:gridCol w:w="611"/>
        <w:gridCol w:w="632"/>
        <w:gridCol w:w="611"/>
        <w:gridCol w:w="632"/>
      </w:tblGrid>
      <w:tr w:rsidR="009B535F" w:rsidRPr="0069394B" w14:paraId="538F94FA" w14:textId="77777777" w:rsidTr="00420A19">
        <w:trPr>
          <w:trHeight w:val="57"/>
          <w:jc w:val="center"/>
          <w:ins w:id="36" w:author="冯栩迟" w:date="2025-10-15T17:07:00Z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BE142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3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38" w:author="冯栩迟" w:date="2025-10-15T17:07:00Z">
              <w:r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设计条件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D85FB" w14:textId="62B74A1A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39" w:author="冯栩迟" w:date="2025-10-15T17:07:00Z"/>
                <w:rFonts w:ascii="微软雅黑" w:hAnsi="微软雅黑" w:cs="宋体" w:hint="eastAsia"/>
                <w:b/>
                <w:color w:val="000000"/>
                <w:kern w:val="0"/>
                <w:sz w:val="18"/>
                <w:szCs w:val="18"/>
              </w:rPr>
            </w:pPr>
            <w:ins w:id="40" w:author="冯栩迟" w:date="2025-10-15T17:07:00Z">
              <w:r w:rsidRPr="00A673C1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T</w:t>
              </w:r>
              <w:r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&gt;</w:t>
              </w:r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200℃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9C254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1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0E9AE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2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197E4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3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D044E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4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B158D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5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6ADBE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4450B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96380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8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B21A8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49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0320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5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9B535F" w:rsidRPr="00117C55" w14:paraId="10377B2E" w14:textId="77777777" w:rsidTr="00420A19">
        <w:trPr>
          <w:trHeight w:val="57"/>
          <w:jc w:val="center"/>
          <w:ins w:id="51" w:author="冯栩迟" w:date="2025-10-15T17:07:00Z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3170F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52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53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DN\P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864ED" w14:textId="77777777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5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5" w:author="冯栩迟" w:date="2025-10-15T17:07:00Z">
              <w:r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-</w:t>
              </w:r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0</w:t>
              </w:r>
              <w:r>
                <w:rPr>
                  <w:rFonts w:ascii="微软雅黑" w:hAnsi="微软雅黑" w:cs="宋体"/>
                  <w:b/>
                  <w:color w:val="C00000"/>
                  <w:kern w:val="0"/>
                  <w:sz w:val="18"/>
                  <w:szCs w:val="18"/>
                </w:rPr>
                <w:t>.1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>
                <w:rPr>
                  <w:rFonts w:ascii="微软雅黑" w:hAnsi="微软雅黑" w:cs="宋体"/>
                  <w:kern w:val="0"/>
                  <w:sz w:val="18"/>
                  <w:szCs w:val="18"/>
                </w:rPr>
                <w:t xml:space="preserve"> 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>
                <w:rPr>
                  <w:rFonts w:ascii="微软雅黑" w:hAnsi="微软雅黑" w:cs="宋体"/>
                  <w:b/>
                  <w:color w:val="C00000"/>
                  <w:kern w:val="0"/>
                  <w:sz w:val="18"/>
                  <w:szCs w:val="18"/>
                </w:rPr>
                <w:t>0.6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334C711" w14:textId="77777777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5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7" w:author="冯栩迟" w:date="2025-10-15T17:07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0.6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1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AC5B176" w14:textId="77777777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5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9" w:author="冯栩迟" w:date="2025-10-15T17:07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1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1.6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35F75A" w14:textId="77777777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6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1" w:author="冯栩迟" w:date="2025-10-15T17:07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1.6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2.5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A5EF85B" w14:textId="77777777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6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3" w:author="冯栩迟" w:date="2025-10-15T17:07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2.5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≤</w:t>
              </w:r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Pr="00420A19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&lt;</w:t>
              </w:r>
              <w:r>
                <w:rPr>
                  <w:rFonts w:ascii="微软雅黑" w:hAnsi="微软雅黑" w:cs="宋体"/>
                  <w:b/>
                  <w:kern w:val="0"/>
                  <w:sz w:val="18"/>
                  <w:szCs w:val="18"/>
                </w:rPr>
                <w:t>4.0</w:t>
              </w:r>
            </w:ins>
          </w:p>
        </w:tc>
        <w:tc>
          <w:tcPr>
            <w:tcW w:w="0" w:type="auto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AB1E5" w14:textId="77777777" w:rsidR="009B535F" w:rsidRPr="00CB65CF" w:rsidRDefault="009B535F" w:rsidP="00420A19">
            <w:pPr>
              <w:widowControl/>
              <w:spacing w:line="240" w:lineRule="exact"/>
              <w:jc w:val="center"/>
              <w:rPr>
                <w:ins w:id="6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5" w:author="冯栩迟" w:date="2025-10-15T17:07:00Z">
              <w:r w:rsidRPr="00420A19">
                <w:rPr>
                  <w:rFonts w:ascii="微软雅黑" w:hAnsi="微软雅黑" w:cs="宋体" w:hint="eastAsia"/>
                  <w:kern w:val="0"/>
                  <w:sz w:val="18"/>
                  <w:szCs w:val="18"/>
                </w:rPr>
                <w:t>P</w:t>
              </w:r>
              <w:r w:rsidRPr="002F7C7C">
                <w:rPr>
                  <w:rFonts w:ascii="微软雅黑" w:hAnsi="微软雅黑" w:cs="宋体" w:hint="eastAsia"/>
                  <w:b/>
                  <w:kern w:val="0"/>
                  <w:sz w:val="18"/>
                  <w:szCs w:val="18"/>
                </w:rPr>
                <w:t>≥</w:t>
              </w:r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</w:t>
              </w:r>
            </w:ins>
          </w:p>
        </w:tc>
      </w:tr>
      <w:tr w:rsidR="009B535F" w:rsidRPr="0069394B" w14:paraId="6D985E6F" w14:textId="77777777" w:rsidTr="00420A19">
        <w:trPr>
          <w:trHeight w:val="57"/>
          <w:jc w:val="center"/>
          <w:ins w:id="66" w:author="冯栩迟" w:date="2025-10-15T17:07:00Z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D5726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6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51290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68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69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min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25FC46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7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71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max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BDABB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72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73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min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12EE7C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74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75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max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3C784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7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77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min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9DCD5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78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79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max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9B4F7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8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81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min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03C8C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82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83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max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FB861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84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85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min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11BD5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8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87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max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595DD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88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89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min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F3372B" w14:textId="77777777" w:rsidR="009B535F" w:rsidRPr="00117C55" w:rsidRDefault="009B535F" w:rsidP="00420A19">
            <w:pPr>
              <w:widowControl/>
              <w:spacing w:line="240" w:lineRule="exact"/>
              <w:jc w:val="center"/>
              <w:rPr>
                <w:ins w:id="9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ins w:id="91" w:author="冯栩迟" w:date="2025-10-15T17:07:00Z"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M</w:t>
              </w:r>
              <w:r w:rsidRPr="0069394B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bscript"/>
                </w:rPr>
                <w:t>max</w:t>
              </w:r>
              <w:proofErr w:type="spellEnd"/>
            </w:ins>
          </w:p>
        </w:tc>
      </w:tr>
      <w:tr w:rsidR="00832A8C" w:rsidRPr="0069394B" w14:paraId="68ED66AE" w14:textId="77777777" w:rsidTr="00420A19">
        <w:trPr>
          <w:trHeight w:val="57"/>
          <w:jc w:val="center"/>
          <w:ins w:id="92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BC529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93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94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300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775AB0" w14:textId="66D2035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9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ECC88" w14:textId="50BA08E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9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5958E5" w14:textId="44DE7BB8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9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41AB8" w14:textId="13A91FBD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0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371A9EF" w14:textId="29F2CD8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0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A910C4A" w14:textId="2737C96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0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16441" w14:textId="57A1D6F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0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BFBE46" w14:textId="6FFEB79D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0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1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340CC" w14:textId="26E23A28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1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1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09A2E1" w14:textId="0D61539D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1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1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BA8A99" w14:textId="1D52A56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1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1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3E8F8" w14:textId="67140EA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1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1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</w:tr>
      <w:tr w:rsidR="00832A8C" w:rsidRPr="0069394B" w14:paraId="709D7F7F" w14:textId="77777777" w:rsidTr="00420A19">
        <w:trPr>
          <w:trHeight w:val="57"/>
          <w:jc w:val="center"/>
          <w:ins w:id="119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91353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12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121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350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B7497F" w14:textId="5342592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2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2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8B47CF" w14:textId="16B833D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2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2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4E8C4A" w14:textId="7C58B79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2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2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68E6A5" w14:textId="5E18ADD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2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2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A653A22" w14:textId="759BDC4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3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31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873FD4D" w14:textId="1D43BEC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3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3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92960" w14:textId="64F158C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3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3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44F668" w14:textId="617A589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3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3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ADC5E7" w14:textId="21FE0019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3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3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8E0BC1" w14:textId="1AAEA482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4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4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65C6FA" w14:textId="6E9E199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4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4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F32D2" w14:textId="6C06D5C4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4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4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</w:tr>
      <w:tr w:rsidR="00832A8C" w:rsidRPr="0069394B" w14:paraId="0C8FBE49" w14:textId="77777777" w:rsidTr="00420A19">
        <w:trPr>
          <w:trHeight w:val="57"/>
          <w:jc w:val="center"/>
          <w:ins w:id="146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3129D7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14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148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400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EFCF1" w14:textId="1983562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4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5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A693E" w14:textId="558325C4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5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5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43223" w14:textId="528ECCD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5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5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42E8D" w14:textId="477E8E8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5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27AACCB" w14:textId="26BA7DB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5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5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743ABDC" w14:textId="4BC57A9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5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6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4CEAB" w14:textId="59EA1469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6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6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9555C" w14:textId="097F7BD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6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6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EC58BA" w14:textId="7BC81A9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6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6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14BB26" w14:textId="085C09B2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6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6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5C9577" w14:textId="088466C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6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7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DEEF51" w14:textId="4E3E908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7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7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</w:tr>
      <w:tr w:rsidR="00832A8C" w:rsidRPr="0069394B" w14:paraId="3177C387" w14:textId="77777777" w:rsidTr="00420A19">
        <w:trPr>
          <w:trHeight w:val="57"/>
          <w:jc w:val="center"/>
          <w:ins w:id="173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83B16B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174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175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450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A0082" w14:textId="4FF0507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7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7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323C44" w14:textId="00C0643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7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7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ED529" w14:textId="63BD21F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8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81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843690" w14:textId="203B5AC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8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8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E2DF808" w14:textId="3302452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8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8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4913891" w14:textId="5C44AA74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8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8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3D2D0" w14:textId="25DA2408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8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8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B61FC" w14:textId="22B5B5C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9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91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AD418" w14:textId="080164D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9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9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76480" w14:textId="236A17AF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19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9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275CCB" w14:textId="12F5B538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19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197" w:author="冯栩迟" w:date="2025-10-15T17:10:00Z">
                  <w:rPr>
                    <w:ins w:id="198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199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F8681" w14:textId="670E0A7F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20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201" w:author="冯栩迟" w:date="2025-10-15T17:10:00Z">
                  <w:rPr>
                    <w:ins w:id="202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203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</w:tr>
      <w:tr w:rsidR="00832A8C" w:rsidRPr="0069394B" w14:paraId="4944ED0E" w14:textId="77777777" w:rsidTr="00420A19">
        <w:trPr>
          <w:trHeight w:val="57"/>
          <w:jc w:val="center"/>
          <w:ins w:id="204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4F0E3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205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206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500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A27A2" w14:textId="4B0C038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0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0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FF2C4C" w14:textId="034A06CF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0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1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532D29" w14:textId="6F6602D0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1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1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857A9" w14:textId="4DF858A3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1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1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A47B91A" w14:textId="6D8EBE8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1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1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C94D197" w14:textId="6B63B15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1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1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98211" w14:textId="467124F5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21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220" w:author="冯栩迟" w:date="2025-10-15T17:09:00Z">
                  <w:rPr>
                    <w:ins w:id="22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22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FBBE3" w14:textId="074E82CB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22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224" w:author="冯栩迟" w:date="2025-10-15T17:09:00Z">
                  <w:rPr>
                    <w:ins w:id="225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22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7DB17" w14:textId="0B4E7963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2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2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CE336" w14:textId="2288D9A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2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3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57126" w14:textId="6F07DA5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3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32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2932C" w14:textId="4BCEA7A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3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34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</w:tr>
      <w:tr w:rsidR="00832A8C" w:rsidRPr="0069394B" w14:paraId="7DCDA4C3" w14:textId="77777777" w:rsidTr="00420A19">
        <w:trPr>
          <w:trHeight w:val="57"/>
          <w:jc w:val="center"/>
          <w:ins w:id="235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470567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23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237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550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74005" w14:textId="2A67293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3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3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4FE68C" w14:textId="3803D043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4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41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C3D75" w14:textId="3B99D0E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4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4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E9EF8" w14:textId="28964418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4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4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0859ED5" w14:textId="27660DE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4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4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12B2C45" w14:textId="27ADB44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4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4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E1334" w14:textId="138CD3A3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5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5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439E4F" w14:textId="3A5A905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5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5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D4227" w14:textId="3015A04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5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5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7F729D" w14:textId="14EC450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5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5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CBD76" w14:textId="5E7F9999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5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59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D5334" w14:textId="54A2033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6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61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</w:tr>
      <w:tr w:rsidR="00832A8C" w:rsidRPr="0069394B" w14:paraId="3D1E4252" w14:textId="77777777" w:rsidTr="00420A19">
        <w:trPr>
          <w:trHeight w:val="57"/>
          <w:jc w:val="center"/>
          <w:ins w:id="262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6D9DB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263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264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600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507AB4" w14:textId="53FBB82F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6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6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0248F" w14:textId="75ABC3F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6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6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73B44" w14:textId="6665E51A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6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7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799E2E" w14:textId="68034D6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7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7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1B63BEE" w14:textId="376CAD92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7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7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725DE8C" w14:textId="6FF6A19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7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7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D76678" w14:textId="771E874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7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7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2D99E" w14:textId="18C17279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7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8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E35BF1" w14:textId="6809F51C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8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8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AE259" w14:textId="4FEF18C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8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8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A5A35" w14:textId="79D7891C" w:rsidR="00832A8C" w:rsidRPr="00832A8C" w:rsidRDefault="00832A8C" w:rsidP="00832A8C">
            <w:pPr>
              <w:widowControl/>
              <w:spacing w:line="240" w:lineRule="exact"/>
              <w:jc w:val="center"/>
              <w:rPr>
                <w:ins w:id="28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286" w:author="冯栩迟" w:date="2025-10-15T17:35:00Z">
                  <w:rPr>
                    <w:ins w:id="28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288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386FB" w14:textId="7F009160" w:rsidR="00832A8C" w:rsidRPr="00832A8C" w:rsidRDefault="00832A8C" w:rsidP="00832A8C">
            <w:pPr>
              <w:widowControl/>
              <w:spacing w:line="240" w:lineRule="exact"/>
              <w:jc w:val="center"/>
              <w:rPr>
                <w:ins w:id="28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290" w:author="冯栩迟" w:date="2025-10-15T17:35:00Z">
                  <w:rPr>
                    <w:ins w:id="29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29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</w:tr>
      <w:tr w:rsidR="00832A8C" w:rsidRPr="0069394B" w14:paraId="5F9074F2" w14:textId="77777777" w:rsidTr="00420A19">
        <w:trPr>
          <w:trHeight w:val="57"/>
          <w:jc w:val="center"/>
          <w:ins w:id="293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31649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294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295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650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AC7D6" w14:textId="768F9CF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9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9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123FF" w14:textId="47BE1CF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29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29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EE3DF" w14:textId="3A7A6C6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0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01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B8D3FA" w14:textId="020C005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0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0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2A9024D" w14:textId="75FC3C0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0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0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8CA0DB4" w14:textId="1DBA55E7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0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0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7C820B" w14:textId="5A42DCB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0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0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596B1" w14:textId="7B52C9ED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1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1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2F512" w14:textId="2CC110F2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31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313" w:author="冯栩迟" w:date="2025-10-15T17:10:00Z">
                  <w:rPr>
                    <w:ins w:id="314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315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0752C" w14:textId="62DD14F9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31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317" w:author="冯栩迟" w:date="2025-10-15T17:10:00Z">
                  <w:rPr>
                    <w:ins w:id="318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319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C1DAE" w14:textId="54C0D1C5" w:rsidR="00832A8C" w:rsidRPr="00832A8C" w:rsidRDefault="00832A8C" w:rsidP="00832A8C">
            <w:pPr>
              <w:widowControl/>
              <w:spacing w:line="240" w:lineRule="exact"/>
              <w:jc w:val="center"/>
              <w:rPr>
                <w:ins w:id="32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21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6B906C" w14:textId="197F959E" w:rsidR="00832A8C" w:rsidRPr="00832A8C" w:rsidRDefault="00832A8C" w:rsidP="00832A8C">
            <w:pPr>
              <w:widowControl/>
              <w:spacing w:line="240" w:lineRule="exact"/>
              <w:jc w:val="center"/>
              <w:rPr>
                <w:ins w:id="32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23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</w:tr>
      <w:tr w:rsidR="00832A8C" w:rsidRPr="0069394B" w14:paraId="45B6DCE2" w14:textId="77777777" w:rsidTr="00420A19">
        <w:trPr>
          <w:trHeight w:val="57"/>
          <w:jc w:val="center"/>
          <w:ins w:id="324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E34F77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325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326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700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C631F" w14:textId="76E3ED5D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2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28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235C67" w14:textId="61E88BBF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2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3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CA17A" w14:textId="30CEAB75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3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3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EBAFCB" w14:textId="7432B32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3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3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1C3DCDC" w14:textId="724D5AC5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33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336" w:author="冯栩迟" w:date="2025-10-15T17:09:00Z">
                  <w:rPr>
                    <w:ins w:id="33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33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1FC9CCB" w14:textId="4577C121" w:rsidR="00832A8C" w:rsidRPr="009B535F" w:rsidRDefault="00832A8C" w:rsidP="00832A8C">
            <w:pPr>
              <w:widowControl/>
              <w:spacing w:line="240" w:lineRule="exact"/>
              <w:jc w:val="center"/>
              <w:rPr>
                <w:ins w:id="33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340" w:author="冯栩迟" w:date="2025-10-15T17:09:00Z">
                  <w:rPr>
                    <w:ins w:id="34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34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17EC6A" w14:textId="18B240ED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4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4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58216" w14:textId="63A895A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4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4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C6F44" w14:textId="34AF0B36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4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48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5657D" w14:textId="574E755F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4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50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32175" w14:textId="250710D1" w:rsidR="00832A8C" w:rsidRPr="00832A8C" w:rsidRDefault="00832A8C" w:rsidP="00832A8C">
            <w:pPr>
              <w:widowControl/>
              <w:spacing w:line="240" w:lineRule="exact"/>
              <w:jc w:val="center"/>
              <w:rPr>
                <w:ins w:id="35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352" w:author="冯栩迟" w:date="2025-10-15T17:36:00Z">
                  <w:rPr>
                    <w:ins w:id="35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354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E7766C" w14:textId="3F91FB4B" w:rsidR="00832A8C" w:rsidRPr="00832A8C" w:rsidRDefault="00832A8C" w:rsidP="00832A8C">
            <w:pPr>
              <w:widowControl/>
              <w:spacing w:line="240" w:lineRule="exact"/>
              <w:jc w:val="center"/>
              <w:rPr>
                <w:ins w:id="3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356" w:author="冯栩迟" w:date="2025-10-15T17:36:00Z">
                  <w:rPr>
                    <w:ins w:id="35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358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</w:tr>
      <w:tr w:rsidR="00832A8C" w:rsidRPr="0069394B" w14:paraId="732519FC" w14:textId="77777777" w:rsidTr="00420A19">
        <w:trPr>
          <w:trHeight w:val="57"/>
          <w:jc w:val="center"/>
          <w:ins w:id="359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4A72A" w14:textId="77777777" w:rsidR="00832A8C" w:rsidRPr="00117C55" w:rsidRDefault="00832A8C" w:rsidP="00832A8C">
            <w:pPr>
              <w:widowControl/>
              <w:spacing w:line="240" w:lineRule="exact"/>
              <w:jc w:val="center"/>
              <w:rPr>
                <w:ins w:id="36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361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800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CDC0A9" w14:textId="67055B93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6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6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4FB65" w14:textId="611DE599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6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6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D3007" w14:textId="4E306484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6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67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F84A52" w14:textId="06BE69EF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6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6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447F418" w14:textId="089C3AF1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7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7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76C216C" w14:textId="19907DA0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7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7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B0ADE" w14:textId="24060920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7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7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CD04C" w14:textId="7E01071B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7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7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FFD1CC" w14:textId="3C6CB229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7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79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03EF3" w14:textId="4339F250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8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81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BC0D4" w14:textId="79C8DB70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8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83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1429B" w14:textId="2E9D915E" w:rsidR="00832A8C" w:rsidRPr="00CB65CF" w:rsidRDefault="00832A8C" w:rsidP="00832A8C">
            <w:pPr>
              <w:widowControl/>
              <w:spacing w:line="240" w:lineRule="exact"/>
              <w:jc w:val="center"/>
              <w:rPr>
                <w:ins w:id="38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85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</w:tr>
      <w:tr w:rsidR="004C4825" w:rsidRPr="0069394B" w14:paraId="29917FC9" w14:textId="77777777" w:rsidTr="00420A19">
        <w:trPr>
          <w:trHeight w:val="57"/>
          <w:jc w:val="center"/>
          <w:ins w:id="386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2C50A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38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388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900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E116E" w14:textId="771E572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38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90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FB275" w14:textId="0D093AC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39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92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DF1F9" w14:textId="62BDBE8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39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94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88B2B" w14:textId="30C9534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39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96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00F9C75" w14:textId="6AB7A56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39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39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1F1F1F2" w14:textId="468799C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39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0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BA8A7" w14:textId="7B9F4B68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40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402" w:author="冯栩迟" w:date="2025-10-15T17:10:00Z">
                  <w:rPr>
                    <w:ins w:id="40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04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E20367" w14:textId="5021105E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40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406" w:author="冯栩迟" w:date="2025-10-15T17:10:00Z">
                  <w:rPr>
                    <w:ins w:id="40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08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A9869F" w14:textId="6A80DA7F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40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410" w:author="冯栩迟" w:date="2025-10-15T17:33:00Z">
                  <w:rPr>
                    <w:ins w:id="41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1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E5382" w14:textId="1A15EF4B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41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414" w:author="冯栩迟" w:date="2025-10-15T17:33:00Z">
                  <w:rPr>
                    <w:ins w:id="415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16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68295" w14:textId="4DE71E4E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41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418" w:author="冯栩迟" w:date="2025-10-15T17:36:00Z">
                  <w:rPr>
                    <w:ins w:id="419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20" w:author="冯栩迟" w:date="2025-10-15T17:4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C7E99" w14:textId="4635B316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42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422" w:author="冯栩迟" w:date="2025-10-15T17:36:00Z">
                  <w:rPr>
                    <w:ins w:id="42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24" w:author="冯栩迟" w:date="2025-10-15T17:4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64</w:t>
              </w:r>
            </w:ins>
          </w:p>
        </w:tc>
      </w:tr>
      <w:tr w:rsidR="004C4825" w:rsidRPr="0069394B" w14:paraId="65689CDC" w14:textId="77777777" w:rsidTr="00420A19">
        <w:trPr>
          <w:trHeight w:val="57"/>
          <w:jc w:val="center"/>
          <w:ins w:id="425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DE01171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42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427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1000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80A0A92" w14:textId="27214B5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2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29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44459CF" w14:textId="1EABDDE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3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31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D361AB6" w14:textId="3A66DDE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3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33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FABA104" w14:textId="3571CA7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3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35" w:author="冯栩迟" w:date="2025-10-15T17:3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14:paraId="064CFBAF" w14:textId="668E50E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3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3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14:paraId="52602B42" w14:textId="3400191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3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3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E687624" w14:textId="377A303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4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41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88923E3" w14:textId="393D6A0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4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43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0328904" w14:textId="7F8AD1D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4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45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DBF3838" w14:textId="3E386F6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4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47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BDC870B" w14:textId="2942E8C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4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49" w:author="冯栩迟" w:date="2025-10-15T17:4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635B4DE" w14:textId="1206FD5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5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51" w:author="冯栩迟" w:date="2025-10-15T17:4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64</w:t>
              </w:r>
            </w:ins>
          </w:p>
        </w:tc>
      </w:tr>
      <w:tr w:rsidR="004C4825" w:rsidRPr="0069394B" w14:paraId="7B650FA9" w14:textId="77777777" w:rsidTr="00420A19">
        <w:trPr>
          <w:trHeight w:val="57"/>
          <w:jc w:val="center"/>
          <w:ins w:id="452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56998E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453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454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1100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DE389" w14:textId="7A01FFBD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4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56" w:author="冯栩迟" w:date="2025-10-15T17:09:00Z">
                  <w:rPr>
                    <w:ins w:id="45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5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EB77D" w14:textId="21CC2A0D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45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60" w:author="冯栩迟" w:date="2025-10-15T17:09:00Z">
                  <w:rPr>
                    <w:ins w:id="46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6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722381" w14:textId="168C5451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46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64" w:author="冯栩迟" w:date="2025-10-15T17:09:00Z">
                  <w:rPr>
                    <w:ins w:id="465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6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8F7AF" w14:textId="1CACA748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46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68" w:author="冯栩迟" w:date="2025-10-15T17:09:00Z">
                  <w:rPr>
                    <w:ins w:id="469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7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3D2DD07" w14:textId="0E235EF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7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7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B7610F5" w14:textId="2F40AA9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7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7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588C8" w14:textId="7D1180D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7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76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D2B35" w14:textId="4CCBFAA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7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78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F8631" w14:textId="0A52AAFF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47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80" w:author="冯栩迟" w:date="2025-10-15T17:36:00Z">
                  <w:rPr>
                    <w:ins w:id="48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82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BDBE5" w14:textId="0449AF8D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48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84" w:author="冯栩迟" w:date="2025-10-15T17:36:00Z">
                  <w:rPr>
                    <w:ins w:id="485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86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FAEB7" w14:textId="13F26304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48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88" w:author="冯栩迟" w:date="2025-10-15T17:43:00Z">
                  <w:rPr>
                    <w:ins w:id="489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90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DE8A1B" w14:textId="60B6DE83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49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492" w:author="冯栩迟" w:date="2025-10-15T17:43:00Z">
                  <w:rPr>
                    <w:ins w:id="49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494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6854C5F2" w14:textId="77777777" w:rsidTr="00420A19">
        <w:trPr>
          <w:trHeight w:val="57"/>
          <w:jc w:val="center"/>
          <w:ins w:id="495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16CF23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49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497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1200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155E96" w14:textId="387905C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49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49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A777C" w14:textId="1B42D2E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0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0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26A578" w14:textId="0731B13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0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0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6A2C4" w14:textId="538F40F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0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0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BBF1F8F" w14:textId="52F6419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0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0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E2A6912" w14:textId="44A9776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0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0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DB33F" w14:textId="576FF3F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1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11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A284AE" w14:textId="15E38C2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1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13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8C660" w14:textId="50B6629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1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15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F2F70" w14:textId="7AE70D9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1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17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7B9801" w14:textId="5E2FED6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1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19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8340AC" w14:textId="53E3A09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2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21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0FFCF4B1" w14:textId="77777777" w:rsidTr="00420A19">
        <w:trPr>
          <w:trHeight w:val="57"/>
          <w:jc w:val="center"/>
          <w:ins w:id="522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3ACF5A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523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524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1300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15B87" w14:textId="0A32C58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2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2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12DD8" w14:textId="655980E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2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28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8B592" w14:textId="123A32B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2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3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7A96DA" w14:textId="2A88BA8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3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3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4FA09DA" w14:textId="5FF828A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3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3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758D62C" w14:textId="25BD910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3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3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D37FE" w14:textId="3E1C6D5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3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38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9D53B" w14:textId="06F566F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3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40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5F6A0" w14:textId="6713BD5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4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42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8328D2" w14:textId="568F0EE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4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44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C1F22F" w14:textId="6E5F806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4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46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74AC25" w14:textId="0572268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4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48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4BAADAF0" w14:textId="77777777" w:rsidTr="00420A19">
        <w:trPr>
          <w:trHeight w:val="57"/>
          <w:jc w:val="center"/>
          <w:ins w:id="549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3D754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55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551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1400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8B817" w14:textId="519243A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5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5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B0687" w14:textId="7FAE879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5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5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6170D" w14:textId="1E38B1C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5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5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F156F" w14:textId="73A65AE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5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5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2F5F049" w14:textId="4DB57A9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6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6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00FD365" w14:textId="561F183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6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6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DB059" w14:textId="02086B4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6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65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2F3F7" w14:textId="0873C7A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6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67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615F5" w14:textId="0190DDB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6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69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53FEF" w14:textId="6BAD26D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7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71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D264D4" w14:textId="4B566A8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7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73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72EAE9" w14:textId="70A96D2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7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75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592C6FAD" w14:textId="77777777" w:rsidTr="00420A19">
        <w:trPr>
          <w:trHeight w:val="57"/>
          <w:jc w:val="center"/>
          <w:ins w:id="576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E1169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57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578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1500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0EDC62" w14:textId="10F32BB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7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8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98387" w14:textId="60C9C9E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8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8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7A97C" w14:textId="318CBD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8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8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DD2E9" w14:textId="54D9A07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58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586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5311ED1" w14:textId="1B1B1449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58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588" w:author="冯栩迟" w:date="2025-10-15T17:32:00Z">
                  <w:rPr>
                    <w:ins w:id="589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590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8782086" w14:textId="28F33CF0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59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592" w:author="冯栩迟" w:date="2025-10-15T17:32:00Z">
                  <w:rPr>
                    <w:ins w:id="59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594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84A466" w14:textId="0CE6ECAE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59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596" w:author="冯栩迟" w:date="2025-10-15T17:33:00Z">
                  <w:rPr>
                    <w:ins w:id="59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598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3B04E" w14:textId="6B464A71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59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600" w:author="冯栩迟" w:date="2025-10-15T17:33:00Z">
                  <w:rPr>
                    <w:ins w:id="60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0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F4C3E" w14:textId="661E1CD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0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04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CD14C" w14:textId="1C62D49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0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06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63B3C" w14:textId="2A49C57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0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08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B327B" w14:textId="3FE3D75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0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10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2E0172B3" w14:textId="77777777" w:rsidTr="00420A19">
        <w:trPr>
          <w:trHeight w:val="57"/>
          <w:jc w:val="center"/>
          <w:ins w:id="611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51545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612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613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1600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DAE3D" w14:textId="1FE76C5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1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1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24082" w14:textId="475C41F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1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1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91C012" w14:textId="41808D2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1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19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8274B1" w14:textId="20FD65F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2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2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0C37169" w14:textId="35AC0E8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2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23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4E28B14" w14:textId="7F4C871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2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25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E7879" w14:textId="3B621B0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2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27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60A913" w14:textId="1C3D76E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2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29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3260D" w14:textId="22527D3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3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31" w:author="冯栩迟" w:date="2025-10-15T17:41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17AD25" w14:textId="5340EBD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3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33" w:author="冯栩迟" w:date="2025-10-15T17:41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A37EA" w14:textId="17A1C16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3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35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1FCCD3" w14:textId="759B285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3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37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324E718E" w14:textId="77777777" w:rsidTr="00420A19">
        <w:trPr>
          <w:trHeight w:val="57"/>
          <w:jc w:val="center"/>
          <w:ins w:id="638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A11C6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639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640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1700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A89D1E" w14:textId="5E80A59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4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4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0469C" w14:textId="135B40A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4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4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1D026" w14:textId="082C85A3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64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646" w:author="冯栩迟" w:date="2025-10-15T17:10:00Z">
                  <w:rPr>
                    <w:ins w:id="64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48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B16D8" w14:textId="0121671A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64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650" w:author="冯栩迟" w:date="2025-10-15T17:10:00Z">
                  <w:rPr>
                    <w:ins w:id="65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52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A8862E4" w14:textId="0FE2050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5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54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D469992" w14:textId="6B34493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56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E6097" w14:textId="6B676411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65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658" w:author="冯栩迟" w:date="2025-10-15T17:36:00Z">
                  <w:rPr>
                    <w:ins w:id="659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60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C3F93" w14:textId="0231CA82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66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662" w:author="冯栩迟" w:date="2025-10-15T17:36:00Z">
                  <w:rPr>
                    <w:ins w:id="66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64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2F9F26" w14:textId="51ADB7D5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66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666" w:author="冯栩迟" w:date="2025-10-15T17:36:00Z">
                  <w:rPr>
                    <w:ins w:id="66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68" w:author="冯栩迟" w:date="2025-10-15T17:4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F97037" w14:textId="09501EF1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66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670" w:author="冯栩迟" w:date="2025-10-15T17:36:00Z">
                  <w:rPr>
                    <w:ins w:id="67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72" w:author="冯栩迟" w:date="2025-10-15T17:4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64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52A7C0" w14:textId="26CB92F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7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74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A4C51" w14:textId="3EEAF4A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7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76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1C4037CD" w14:textId="77777777" w:rsidTr="00420A19">
        <w:trPr>
          <w:trHeight w:val="57"/>
          <w:jc w:val="center"/>
          <w:ins w:id="677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71BEC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678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679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1800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A6DD37" w14:textId="63C67DE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8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81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814E76" w14:textId="3ABAB14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8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8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ABE9A5" w14:textId="4D0C1AE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8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85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F448C" w14:textId="53781D3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8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87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1656E05" w14:textId="7FF60FE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8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89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B3ABABD" w14:textId="3DBA842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9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91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1AC77D" w14:textId="6E4216E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9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93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3F6A7" w14:textId="708F2DE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69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695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FA4267" w14:textId="124B2E79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69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697" w:author="冯栩迟" w:date="2025-10-15T17:42:00Z">
                  <w:rPr>
                    <w:ins w:id="698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699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D24C2D" w14:textId="3A0B6610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70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701" w:author="冯栩迟" w:date="2025-10-15T17:42:00Z">
                  <w:rPr>
                    <w:ins w:id="702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03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C11D69" w14:textId="0693F24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0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05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920E6D" w14:textId="53B1DD6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0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07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4514F410" w14:textId="77777777" w:rsidTr="00420A19">
        <w:trPr>
          <w:trHeight w:val="57"/>
          <w:jc w:val="center"/>
          <w:ins w:id="708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A982E5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709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710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1900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F79B7" w14:textId="032C77D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1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1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D11E2" w14:textId="2181F43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1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1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3F1FB" w14:textId="6623B89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1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16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6ECB8" w14:textId="15C4F46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1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18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8F43412" w14:textId="42B9AB52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71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720" w:author="冯栩迟" w:date="2025-10-15T17:33:00Z">
                  <w:rPr>
                    <w:ins w:id="72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2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B7E7F97" w14:textId="3C1CD98A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72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724" w:author="冯栩迟" w:date="2025-10-15T17:33:00Z">
                  <w:rPr>
                    <w:ins w:id="725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26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F190CE" w14:textId="2D1786D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2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28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D1D95" w14:textId="73E82C1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2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30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74A270" w14:textId="4BB5010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3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32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887D34" w14:textId="6AC0B16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3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34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7F78E" w14:textId="2CB9007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3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36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0B6E3" w14:textId="4031DB5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3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38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7F9ABEBC" w14:textId="77777777" w:rsidTr="00420A19">
        <w:trPr>
          <w:trHeight w:val="57"/>
          <w:jc w:val="center"/>
          <w:ins w:id="739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E3DC3C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74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741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2000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4BC24" w14:textId="6138244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4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43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2A2D2" w14:textId="063F172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4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4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D21F1" w14:textId="4C89284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4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47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BD13F" w14:textId="46CC7B6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4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49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E074EA8" w14:textId="53826DF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5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51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96144AB" w14:textId="71D1829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5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53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43274" w14:textId="0CC5C56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5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55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08047" w14:textId="1EA360A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5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57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261276" w14:textId="56122A9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5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59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F1DA5" w14:textId="66E5919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6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61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41288B" w14:textId="43FFD93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6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63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D4207" w14:textId="2E50A10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6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65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6850A451" w14:textId="77777777" w:rsidTr="00420A19">
        <w:trPr>
          <w:trHeight w:val="57"/>
          <w:jc w:val="center"/>
          <w:ins w:id="766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43B57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767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768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2100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55AFC" w14:textId="4FF7DF7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6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70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70626C" w14:textId="166B775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7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7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7C79C9" w14:textId="60DAEA2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7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74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908D6" w14:textId="0AF866C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7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76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DB4B409" w14:textId="34946DA0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77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778" w:author="冯栩迟" w:date="2025-10-15T17:36:00Z">
                  <w:rPr>
                    <w:ins w:id="779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80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86BA340" w14:textId="1FA7A8BD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78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782" w:author="冯栩迟" w:date="2025-10-15T17:36:00Z">
                  <w:rPr>
                    <w:ins w:id="783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84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289E5" w14:textId="214D9B38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78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786" w:author="冯栩迟" w:date="2025-10-15T17:36:00Z">
                  <w:rPr>
                    <w:ins w:id="78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88" w:author="冯栩迟" w:date="2025-10-15T17:4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0E026" w14:textId="2C5218CB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78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790" w:author="冯栩迟" w:date="2025-10-15T17:36:00Z">
                  <w:rPr>
                    <w:ins w:id="79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792" w:author="冯栩迟" w:date="2025-10-15T17:4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64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3CFFF" w14:textId="08DB315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9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94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F3A56" w14:textId="2019672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9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96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ADC0C4" w14:textId="137D343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9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798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92301" w14:textId="1CBAAFE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79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00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542E78D4" w14:textId="77777777" w:rsidTr="00420A19">
        <w:trPr>
          <w:trHeight w:val="57"/>
          <w:jc w:val="center"/>
          <w:ins w:id="801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CB826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802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803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2200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F18C40" w14:textId="755E864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0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05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E7C99" w14:textId="5E12418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0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07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1EAB1D" w14:textId="0F4D47F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0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09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972D7C" w14:textId="438E99B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1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11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7B8BF7E" w14:textId="0E14520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1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13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5972F9F" w14:textId="21D49C4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1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15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AC159" w14:textId="36D8CE9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1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17" w:author="冯栩迟" w:date="2025-10-15T17:4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86453" w14:textId="6DE659D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1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19" w:author="冯栩迟" w:date="2025-10-15T17:4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64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1D9AB1" w14:textId="5908E4A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2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21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470A3" w14:textId="59869E2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2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23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21EC1D" w14:textId="024A24E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2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25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6BF8A5" w14:textId="618D99D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2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27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1F07E756" w14:textId="77777777" w:rsidTr="00420A19">
        <w:trPr>
          <w:trHeight w:val="57"/>
          <w:jc w:val="center"/>
          <w:ins w:id="828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E4146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829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830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2300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7ACF42" w14:textId="4746046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3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32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24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6DCCA1" w14:textId="5732481D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3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34" w:author="冯栩迟" w:date="2025-10-15T17:34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39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FF210" w14:textId="381366FD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83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836" w:author="冯栩迟" w:date="2025-10-15T17:33:00Z">
                  <w:rPr>
                    <w:ins w:id="83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838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0624C8" w14:textId="78F8C5B6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83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840" w:author="冯栩迟" w:date="2025-10-15T17:33:00Z">
                  <w:rPr>
                    <w:ins w:id="84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84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7FBDE5BE" w14:textId="5695E8B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4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44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3323A91A" w14:textId="3815F80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4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46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B26AE" w14:textId="195D354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4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48" w:author="冯栩迟" w:date="2025-10-15T17:4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42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A7D20D" w14:textId="0C838B9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4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50" w:author="冯栩迟" w:date="2025-10-15T17:43:00Z">
              <w:r w:rsidRPr="00CB65CF">
                <w:rPr>
                  <w:rFonts w:ascii="微软雅黑" w:hAnsi="微软雅黑" w:cs="宋体" w:hint="eastAsia"/>
                  <w:b/>
                  <w:color w:val="C00000"/>
                  <w:kern w:val="0"/>
                  <w:sz w:val="18"/>
                  <w:szCs w:val="18"/>
                </w:rPr>
                <w:t>64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322BD8" w14:textId="3BDA124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5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52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8BF55" w14:textId="7127216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5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54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0ECC1" w14:textId="2361446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56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78FE4" w14:textId="0FB661F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5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58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29F16906" w14:textId="77777777" w:rsidTr="00420A19">
        <w:trPr>
          <w:trHeight w:val="57"/>
          <w:jc w:val="center"/>
          <w:ins w:id="859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288FD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860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861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2400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E14F8" w14:textId="4D026109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86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863" w:author="冯栩迟" w:date="2025-10-15T17:10:00Z">
                  <w:rPr>
                    <w:ins w:id="864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865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C75DBE" w14:textId="2371A665" w:rsidR="004C4825" w:rsidRPr="009B535F" w:rsidRDefault="004C4825" w:rsidP="004C4825">
            <w:pPr>
              <w:widowControl/>
              <w:spacing w:line="240" w:lineRule="exact"/>
              <w:jc w:val="center"/>
              <w:rPr>
                <w:ins w:id="86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867" w:author="冯栩迟" w:date="2025-10-15T17:10:00Z">
                  <w:rPr>
                    <w:ins w:id="868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869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3E7DC" w14:textId="133E326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7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71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C2D8B7" w14:textId="74ABD07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7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73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D009D47" w14:textId="5B922D3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7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75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B9E7A7F" w14:textId="0D84F96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7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77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E1B79" w14:textId="0FC8022D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87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879" w:author="冯栩迟" w:date="2025-10-15T17:42:00Z">
                  <w:rPr>
                    <w:ins w:id="880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881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0D9C7" w14:textId="6351A39C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88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883" w:author="冯栩迟" w:date="2025-10-15T17:42:00Z">
                  <w:rPr>
                    <w:ins w:id="884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885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FABFF" w14:textId="6D97468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8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87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5FD20" w14:textId="04FE112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8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89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C83E6" w14:textId="219CEA1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9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91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D0624" w14:textId="357E924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9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93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519194F5" w14:textId="77777777" w:rsidTr="00420A19">
        <w:trPr>
          <w:trHeight w:val="57"/>
          <w:jc w:val="center"/>
          <w:ins w:id="894" w:author="冯栩迟" w:date="2025-10-15T17:07:00Z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6CBC5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895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896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2500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40E11" w14:textId="3074A0F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9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898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2CA9A5" w14:textId="79411D9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89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00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75085E" w14:textId="13160893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0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0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CEC76D" w14:textId="58570F7E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0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04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46C5932A" w14:textId="6011789B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0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906" w:author="冯栩迟" w:date="2025-10-15T17:36:00Z">
                  <w:rPr>
                    <w:ins w:id="90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908" w:author="冯栩迟" w:date="2025-10-15T17:42:00Z">
              <w:r w:rsidRPr="005D11D0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5D11D0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24AB81C2" w14:textId="2E525585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0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green"/>
                <w:rPrChange w:id="910" w:author="冯栩迟" w:date="2025-10-15T17:36:00Z">
                  <w:rPr>
                    <w:ins w:id="91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912" w:author="冯栩迟" w:date="2025-10-15T17:42:00Z">
              <w:r w:rsidRPr="005D11D0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6</w:t>
              </w:r>
              <w:r w:rsidRPr="005D11D0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4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9DBE99" w14:textId="393DD34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1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14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5EC97" w14:textId="5389D1B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1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16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72441B" w14:textId="3FD0E59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1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18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BA52F" w14:textId="58FF43D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1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20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ECF322" w14:textId="640F359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2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22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38513D" w14:textId="69E2E6D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2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24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067B9036" w14:textId="77777777" w:rsidTr="00420A19">
        <w:trPr>
          <w:trHeight w:val="57"/>
          <w:jc w:val="center"/>
          <w:ins w:id="925" w:author="冯栩迟" w:date="2025-10-15T17:07:00Z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0C6853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926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927" w:author="冯栩迟" w:date="2025-10-15T17:07:00Z">
              <w:r w:rsidRPr="00117C55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2600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B1284" w14:textId="3661C99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2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29" w:author="冯栩迟" w:date="2025-10-15T17:3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2</w:t>
              </w:r>
              <w:r w:rsidRPr="00832A8C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7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22E0A" w14:textId="1B57878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3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31" w:author="冯栩迟" w:date="2025-10-15T17:37:00Z">
              <w:r w:rsidRPr="00420A19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3D188A" w14:textId="016A713A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3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33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E336FB" w14:textId="1CD93AE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3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35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66C114A5" w14:textId="647067F4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3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37" w:author="冯栩迟" w:date="2025-10-15T17:42:00Z">
              <w:r w:rsidRPr="005D11D0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5D11D0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2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1841F980" w14:textId="06595BFC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3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39" w:author="冯栩迟" w:date="2025-10-15T17:42:00Z">
              <w:r w:rsidRPr="005D11D0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6</w:t>
              </w:r>
              <w:r w:rsidRPr="005D11D0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4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D6B22" w14:textId="425432B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4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41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3C3B4" w14:textId="0AA5FB6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4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43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07ADC0" w14:textId="0D88BED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4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45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18507" w14:textId="73967368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4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47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9350F" w14:textId="017761D6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4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49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56048" w14:textId="48172E35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5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51" w:author="冯栩迟" w:date="2025-10-15T17:45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3DEDAB9F" w14:textId="77777777" w:rsidTr="00420A19">
        <w:trPr>
          <w:trHeight w:val="57"/>
          <w:jc w:val="center"/>
          <w:ins w:id="952" w:author="冯栩迟" w:date="2025-10-15T17:07:00Z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82A3A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953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954" w:author="冯栩迟" w:date="2025-10-15T17:07:00Z">
              <w:r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</w:t>
              </w:r>
              <w:r>
                <w:rPr>
                  <w:rFonts w:ascii="微软雅黑" w:hAnsi="微软雅黑" w:cs="宋体"/>
                  <w:color w:val="000000"/>
                  <w:kern w:val="0"/>
                  <w:sz w:val="18"/>
                  <w:szCs w:val="18"/>
                </w:rPr>
                <w:t>700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58DF44" w14:textId="3CE70D5B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956" w:author="冯栩迟" w:date="2025-10-15T17:35:00Z">
                  <w:rPr>
                    <w:ins w:id="957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958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7A18A2" w14:textId="1F896323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5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cyan"/>
                <w:rPrChange w:id="960" w:author="冯栩迟" w:date="2025-10-15T17:35:00Z">
                  <w:rPr>
                    <w:ins w:id="961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962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0FCC07" w14:textId="41A97F54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6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64" w:author="冯栩迟" w:date="2025-10-15T17:07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</w:ins>
            <w:ins w:id="965" w:author="冯栩迟" w:date="2025-10-15T17:39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  <w:rPrChange w:id="966" w:author="冯栩迟" w:date="2025-10-15T17:40:00Z">
                    <w:rPr>
                      <w:rFonts w:ascii="微软雅黑" w:hAnsi="微软雅黑" w:cs="宋体" w:hint="eastAsia"/>
                      <w:b/>
                      <w:color w:val="0070C0"/>
                      <w:kern w:val="0"/>
                      <w:sz w:val="18"/>
                      <w:szCs w:val="18"/>
                      <w:highlight w:val="yellow"/>
                    </w:rPr>
                  </w:rPrChange>
                </w:rPr>
                <w:t>6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1305D5" w14:textId="0A03D0B6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6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68" w:author="冯栩迟" w:date="2025-10-15T17:39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  <w:rPrChange w:id="969" w:author="冯栩迟" w:date="2025-10-15T17:40:00Z">
                    <w:rPr>
                      <w:rFonts w:ascii="微软雅黑" w:hAnsi="微软雅黑" w:cs="宋体" w:hint="eastAsia"/>
                      <w:b/>
                      <w:color w:val="0070C0"/>
                      <w:kern w:val="0"/>
                      <w:sz w:val="18"/>
                      <w:szCs w:val="18"/>
                      <w:highlight w:val="yellow"/>
                    </w:rPr>
                  </w:rPrChange>
                </w:rPr>
                <w:t>52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4ED37553" w14:textId="301214A6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97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971" w:author="冯栩迟" w:date="2025-10-15T17:42:00Z">
                  <w:rPr>
                    <w:ins w:id="972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973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2148CCCB" w14:textId="122D44E8" w:rsidR="004C4825" w:rsidRPr="004C4825" w:rsidRDefault="004C4825" w:rsidP="004C4825">
            <w:pPr>
              <w:widowControl/>
              <w:spacing w:line="240" w:lineRule="exact"/>
              <w:jc w:val="center"/>
              <w:rPr>
                <w:ins w:id="97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  <w:highlight w:val="yellow"/>
                <w:rPrChange w:id="975" w:author="冯栩迟" w:date="2025-10-15T17:42:00Z">
                  <w:rPr>
                    <w:ins w:id="976" w:author="冯栩迟" w:date="2025-10-15T17:07:00Z"/>
                    <w:rFonts w:ascii="微软雅黑" w:hAnsi="微软雅黑" w:cs="宋体" w:hint="eastAsia"/>
                    <w:b/>
                    <w:color w:val="C00000"/>
                    <w:kern w:val="0"/>
                    <w:sz w:val="18"/>
                    <w:szCs w:val="18"/>
                  </w:rPr>
                </w:rPrChange>
              </w:rPr>
            </w:pPr>
            <w:ins w:id="977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E540D8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7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79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F561AD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8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81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B1276D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8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83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427675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8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85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C75BFD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8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87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20F1EB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8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89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0EB6A319" w14:textId="77777777" w:rsidTr="00420A19">
        <w:trPr>
          <w:trHeight w:val="57"/>
          <w:jc w:val="center"/>
          <w:ins w:id="990" w:author="冯栩迟" w:date="2025-10-15T17:07:00Z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DD823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991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992" w:author="冯栩迟" w:date="2025-10-15T17:07:00Z">
              <w:r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</w:t>
              </w:r>
              <w:r>
                <w:rPr>
                  <w:rFonts w:ascii="微软雅黑" w:hAnsi="微软雅黑" w:cs="宋体"/>
                  <w:color w:val="000000"/>
                  <w:kern w:val="0"/>
                  <w:sz w:val="18"/>
                  <w:szCs w:val="18"/>
                </w:rPr>
                <w:t>800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B9ADB4" w14:textId="13D245D2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9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94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4996F3" w14:textId="3B7D7EEF" w:rsidR="004C4825" w:rsidRPr="00832A8C" w:rsidRDefault="004C4825" w:rsidP="004C4825">
            <w:pPr>
              <w:widowControl/>
              <w:spacing w:line="240" w:lineRule="exact"/>
              <w:jc w:val="center"/>
              <w:rPr>
                <w:ins w:id="99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96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30C9D5" w14:textId="69990A8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9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998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BBDD67" w14:textId="67F6FF21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99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00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122976E9" w14:textId="0BDBE138" w:rsidR="004C4825" w:rsidRPr="005D11D0" w:rsidRDefault="004C4825" w:rsidP="004C4825">
            <w:pPr>
              <w:widowControl/>
              <w:spacing w:line="240" w:lineRule="exact"/>
              <w:jc w:val="center"/>
              <w:rPr>
                <w:ins w:id="100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02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5BC38EDA" w14:textId="6C536EA0" w:rsidR="004C4825" w:rsidRPr="005D11D0" w:rsidRDefault="004C4825" w:rsidP="004C4825">
            <w:pPr>
              <w:widowControl/>
              <w:spacing w:line="240" w:lineRule="exact"/>
              <w:jc w:val="center"/>
              <w:rPr>
                <w:ins w:id="100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04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4C2299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0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06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D84CE2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0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08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0A32F9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0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10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524F21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1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12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B26235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1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14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6E4E17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1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16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2476BCC1" w14:textId="77777777" w:rsidTr="00420A19">
        <w:trPr>
          <w:trHeight w:val="57"/>
          <w:jc w:val="center"/>
          <w:ins w:id="1017" w:author="冯栩迟" w:date="2025-10-15T17:07:00Z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BA84A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1018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1019" w:author="冯栩迟" w:date="2025-10-15T17:07:00Z">
              <w:r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2</w:t>
              </w:r>
              <w:r>
                <w:rPr>
                  <w:rFonts w:ascii="微软雅黑" w:hAnsi="微软雅黑" w:cs="宋体"/>
                  <w:color w:val="000000"/>
                  <w:kern w:val="0"/>
                  <w:sz w:val="18"/>
                  <w:szCs w:val="18"/>
                </w:rPr>
                <w:t>900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93C6D1" w14:textId="4C0ED82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2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21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3F3902" w14:textId="20C7E092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2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23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7AEFF1" w14:textId="6DC9C4F9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2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25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53F83E" w14:textId="56341BA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2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27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606760ED" w14:textId="2E12A825" w:rsidR="004C4825" w:rsidRPr="005D11D0" w:rsidRDefault="004C4825" w:rsidP="004C4825">
            <w:pPr>
              <w:widowControl/>
              <w:spacing w:line="240" w:lineRule="exact"/>
              <w:jc w:val="center"/>
              <w:rPr>
                <w:ins w:id="102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29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78FE4E6B" w14:textId="4A04B7FD" w:rsidR="004C4825" w:rsidRPr="005D11D0" w:rsidRDefault="004C4825" w:rsidP="004C4825">
            <w:pPr>
              <w:widowControl/>
              <w:spacing w:line="240" w:lineRule="exact"/>
              <w:jc w:val="center"/>
              <w:rPr>
                <w:ins w:id="103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31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135568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3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33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C05E68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34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35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F29DA2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36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37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965898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38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39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D1AC17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40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41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C3C559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42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43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  <w:tr w:rsidR="004C4825" w:rsidRPr="0069394B" w14:paraId="44C68AF5" w14:textId="77777777" w:rsidTr="00420A19">
        <w:trPr>
          <w:trHeight w:val="57"/>
          <w:jc w:val="center"/>
          <w:ins w:id="1044" w:author="冯栩迟" w:date="2025-10-15T17:07:00Z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3EE49" w14:textId="77777777" w:rsidR="004C4825" w:rsidRPr="00117C55" w:rsidRDefault="004C4825" w:rsidP="004C4825">
            <w:pPr>
              <w:widowControl/>
              <w:spacing w:line="240" w:lineRule="exact"/>
              <w:jc w:val="center"/>
              <w:rPr>
                <w:ins w:id="1045" w:author="冯栩迟" w:date="2025-10-15T17:07:00Z"/>
                <w:rFonts w:ascii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ins w:id="1046" w:author="冯栩迟" w:date="2025-10-15T17:07:00Z">
              <w:r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</w:rPr>
                <w:t>3</w:t>
              </w:r>
              <w:r>
                <w:rPr>
                  <w:rFonts w:ascii="微软雅黑" w:hAnsi="微软雅黑" w:cs="宋体"/>
                  <w:color w:val="000000"/>
                  <w:kern w:val="0"/>
                  <w:sz w:val="18"/>
                  <w:szCs w:val="18"/>
                </w:rPr>
                <w:t>000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94CDF" w14:textId="37F16D6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4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48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16E5A5" w14:textId="1B738BD0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4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50" w:author="冯栩迟" w:date="2025-10-15T17:38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74D498" w14:textId="1A4ED49B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5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52" w:author="冯栩迟" w:date="2025-10-15T17:40:00Z">
              <w:r w:rsidRPr="00832A8C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3</w:t>
              </w:r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6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0C830A" w14:textId="6E84624F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5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54" w:author="冯栩迟" w:date="2025-10-15T17:40:00Z">
              <w:r w:rsidRPr="00420A19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52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4D0BFCD6" w14:textId="3FD44272" w:rsidR="004C4825" w:rsidRPr="005D11D0" w:rsidRDefault="004C4825" w:rsidP="004C4825">
            <w:pPr>
              <w:widowControl/>
              <w:spacing w:line="240" w:lineRule="exact"/>
              <w:jc w:val="center"/>
              <w:rPr>
                <w:ins w:id="105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56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5FEF79D4" w14:textId="367174EC" w:rsidR="004C4825" w:rsidRPr="005D11D0" w:rsidRDefault="004C4825" w:rsidP="004C4825">
            <w:pPr>
              <w:widowControl/>
              <w:spacing w:line="240" w:lineRule="exact"/>
              <w:jc w:val="center"/>
              <w:rPr>
                <w:ins w:id="105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58" w:author="冯栩迟" w:date="2025-10-15T17:44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219CED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5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60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8DDA96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61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62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075F98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63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64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EB2AE9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65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66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DA1253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67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68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4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8</w:t>
              </w:r>
            </w:ins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FDC048" w14:textId="77777777" w:rsidR="004C4825" w:rsidRPr="00CB65CF" w:rsidRDefault="004C4825" w:rsidP="004C4825">
            <w:pPr>
              <w:widowControl/>
              <w:spacing w:line="240" w:lineRule="exact"/>
              <w:jc w:val="center"/>
              <w:rPr>
                <w:ins w:id="1069" w:author="冯栩迟" w:date="2025-10-15T17:07:00Z"/>
                <w:rFonts w:ascii="微软雅黑" w:hAnsi="微软雅黑" w:cs="宋体" w:hint="eastAsia"/>
                <w:b/>
                <w:color w:val="C00000"/>
                <w:kern w:val="0"/>
                <w:sz w:val="18"/>
                <w:szCs w:val="18"/>
              </w:rPr>
            </w:pPr>
            <w:ins w:id="1070" w:author="冯栩迟" w:date="2025-10-15T17:07:00Z">
              <w:r w:rsidRPr="00366617">
                <w:rPr>
                  <w:rFonts w:ascii="微软雅黑" w:hAnsi="微软雅黑" w:cs="宋体" w:hint="eastAsia"/>
                  <w:b/>
                  <w:color w:val="0070C0"/>
                  <w:kern w:val="0"/>
                  <w:sz w:val="18"/>
                  <w:szCs w:val="18"/>
                </w:rPr>
                <w:t>8</w:t>
              </w:r>
              <w:r w:rsidRPr="00366617">
                <w:rPr>
                  <w:rFonts w:ascii="微软雅黑" w:hAnsi="微软雅黑" w:cs="宋体"/>
                  <w:b/>
                  <w:color w:val="0070C0"/>
                  <w:kern w:val="0"/>
                  <w:sz w:val="18"/>
                  <w:szCs w:val="18"/>
                </w:rPr>
                <w:t>0</w:t>
              </w:r>
            </w:ins>
          </w:p>
        </w:tc>
      </w:tr>
    </w:tbl>
    <w:p w14:paraId="1EE94940" w14:textId="77777777" w:rsidR="009B535F" w:rsidRDefault="009B535F" w:rsidP="00766A6C">
      <w:pPr>
        <w:rPr>
          <w:ins w:id="1071" w:author="冯栩迟" w:date="2025-10-15T17:07:00Z"/>
          <w:rFonts w:ascii="微软雅黑" w:hAnsi="微软雅黑" w:hint="eastAsia"/>
          <w:color w:val="FF0000"/>
          <w:sz w:val="18"/>
          <w:szCs w:val="20"/>
        </w:rPr>
      </w:pPr>
    </w:p>
    <w:p w14:paraId="065BA769" w14:textId="7A57AAAB" w:rsidR="00117C55" w:rsidRDefault="00766A6C" w:rsidP="00766A6C">
      <w:pPr>
        <w:rPr>
          <w:rFonts w:ascii="微软雅黑" w:hAnsi="微软雅黑" w:hint="eastAsia"/>
          <w:color w:val="FF0000"/>
          <w:sz w:val="18"/>
          <w:szCs w:val="20"/>
        </w:rPr>
      </w:pPr>
      <w:r>
        <w:rPr>
          <w:rFonts w:ascii="微软雅黑" w:hAnsi="微软雅黑" w:hint="eastAsia"/>
          <w:color w:val="FF0000"/>
          <w:sz w:val="18"/>
          <w:szCs w:val="20"/>
        </w:rPr>
        <w:t>注：本表为</w:t>
      </w:r>
      <w:proofErr w:type="gramStart"/>
      <w:r>
        <w:rPr>
          <w:rFonts w:ascii="微软雅黑" w:hAnsi="微软雅黑" w:hint="eastAsia"/>
          <w:color w:val="FF0000"/>
          <w:sz w:val="18"/>
          <w:szCs w:val="20"/>
        </w:rPr>
        <w:t>单</w:t>
      </w:r>
      <w:r w:rsidR="00D44A62">
        <w:rPr>
          <w:rFonts w:ascii="微软雅黑" w:hAnsi="微软雅黑" w:hint="eastAsia"/>
          <w:color w:val="FF0000"/>
          <w:sz w:val="18"/>
          <w:szCs w:val="20"/>
        </w:rPr>
        <w:t>设计</w:t>
      </w:r>
      <w:proofErr w:type="gramEnd"/>
      <w:r w:rsidR="00D44A62">
        <w:rPr>
          <w:rFonts w:ascii="微软雅黑" w:hAnsi="微软雅黑" w:hint="eastAsia"/>
          <w:color w:val="FF0000"/>
          <w:sz w:val="18"/>
          <w:szCs w:val="20"/>
        </w:rPr>
        <w:t>条件</w:t>
      </w:r>
      <w:r>
        <w:rPr>
          <w:rFonts w:ascii="微软雅黑" w:hAnsi="微软雅黑" w:hint="eastAsia"/>
          <w:color w:val="FF0000"/>
          <w:sz w:val="18"/>
          <w:szCs w:val="20"/>
        </w:rPr>
        <w:t>值，应可以设置多个</w:t>
      </w:r>
      <w:r w:rsidR="00D44A62">
        <w:rPr>
          <w:rFonts w:ascii="微软雅黑" w:hAnsi="微软雅黑" w:hint="eastAsia"/>
          <w:color w:val="FF0000"/>
          <w:sz w:val="18"/>
          <w:szCs w:val="20"/>
        </w:rPr>
        <w:t>设计条件</w:t>
      </w:r>
      <w:r>
        <w:rPr>
          <w:rFonts w:ascii="微软雅黑" w:hAnsi="微软雅黑" w:hint="eastAsia"/>
          <w:color w:val="FF0000"/>
          <w:sz w:val="18"/>
          <w:szCs w:val="20"/>
        </w:rPr>
        <w:t>（即通过调整</w:t>
      </w:r>
      <w:r w:rsidR="00D44A62">
        <w:rPr>
          <w:rFonts w:ascii="微软雅黑" w:hAnsi="微软雅黑" w:hint="eastAsia"/>
          <w:color w:val="FF0000"/>
          <w:sz w:val="18"/>
          <w:szCs w:val="20"/>
        </w:rPr>
        <w:t>设计条件</w:t>
      </w:r>
      <w:r>
        <w:rPr>
          <w:rFonts w:ascii="微软雅黑" w:hAnsi="微软雅黑" w:hint="eastAsia"/>
          <w:color w:val="FF0000"/>
          <w:sz w:val="18"/>
          <w:szCs w:val="20"/>
        </w:rPr>
        <w:t>名称，转换多个表格），表格中表头为“</w:t>
      </w:r>
      <w:r w:rsidR="00D44A62">
        <w:rPr>
          <w:rFonts w:ascii="微软雅黑" w:hAnsi="微软雅黑" w:hint="eastAsia"/>
          <w:color w:val="FF0000"/>
          <w:sz w:val="18"/>
          <w:szCs w:val="20"/>
        </w:rPr>
        <w:t>设计条件</w:t>
      </w:r>
      <w:r>
        <w:rPr>
          <w:rFonts w:ascii="微软雅黑" w:hAnsi="微软雅黑" w:hint="eastAsia"/>
          <w:color w:val="FF0000"/>
          <w:sz w:val="18"/>
          <w:szCs w:val="20"/>
        </w:rPr>
        <w:t>”的情况均按此处理。</w:t>
      </w:r>
      <w:r w:rsidR="002F7C7C">
        <w:rPr>
          <w:rFonts w:ascii="微软雅黑" w:hAnsi="微软雅黑" w:hint="eastAsia"/>
          <w:color w:val="FF0000"/>
          <w:sz w:val="18"/>
          <w:szCs w:val="20"/>
        </w:rPr>
        <w:t>最多可设置8列。</w:t>
      </w:r>
    </w:p>
    <w:p w14:paraId="05320B44" w14:textId="77777777" w:rsidR="00856736" w:rsidRDefault="00856736" w:rsidP="00856736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</w:p>
    <w:p w14:paraId="6BE6D1F1" w14:textId="77777777" w:rsidR="00856736" w:rsidRPr="006B5B2F" w:rsidRDefault="00856736" w:rsidP="00856736">
      <w:pPr>
        <w:pStyle w:val="a0"/>
        <w:numPr>
          <w:ilvl w:val="0"/>
          <w:numId w:val="26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6B5B2F">
        <w:rPr>
          <w:rFonts w:ascii="微软雅黑" w:hAnsi="微软雅黑" w:hint="eastAsia"/>
          <w:color w:val="4472C4" w:themeColor="accent1"/>
          <w:sz w:val="18"/>
          <w:szCs w:val="20"/>
        </w:rPr>
        <w:t>根据设计条件（</w:t>
      </w:r>
      <w:proofErr w:type="gramStart"/>
      <w:r w:rsidRPr="006B5B2F">
        <w:rPr>
          <w:rFonts w:ascii="微软雅黑" w:hAnsi="微软雅黑" w:hint="eastAsia"/>
          <w:color w:val="4472C4" w:themeColor="accent1"/>
          <w:sz w:val="18"/>
          <w:szCs w:val="20"/>
        </w:rPr>
        <w:t>表左上</w:t>
      </w:r>
      <w:proofErr w:type="gramEnd"/>
      <w:r w:rsidRPr="006B5B2F">
        <w:rPr>
          <w:rFonts w:ascii="微软雅黑" w:hAnsi="微软雅黑" w:hint="eastAsia"/>
          <w:color w:val="4472C4" w:themeColor="accent1"/>
          <w:sz w:val="18"/>
          <w:szCs w:val="20"/>
        </w:rPr>
        <w:t>），选定整体表格内容，测试阶段为“A</w:t>
      </w:r>
      <w:r w:rsidRPr="006B5B2F">
        <w:rPr>
          <w:rFonts w:ascii="微软雅黑" w:hAnsi="微软雅黑"/>
          <w:color w:val="4472C4" w:themeColor="accent1"/>
          <w:sz w:val="18"/>
          <w:szCs w:val="20"/>
        </w:rPr>
        <w:t>LL</w:t>
      </w:r>
      <w:r w:rsidRPr="006B5B2F">
        <w:rPr>
          <w:rFonts w:ascii="微软雅黑" w:hAnsi="微软雅黑" w:hint="eastAsia"/>
          <w:color w:val="4472C4" w:themeColor="accent1"/>
          <w:sz w:val="18"/>
          <w:szCs w:val="20"/>
        </w:rPr>
        <w:t>”，后续按“通用”、“第一组介质”、“</w:t>
      </w:r>
      <w:r w:rsidRPr="006B5B2F">
        <w:rPr>
          <w:rFonts w:ascii="微软雅黑" w:hAnsi="微软雅黑"/>
          <w:color w:val="4472C4" w:themeColor="accent1"/>
          <w:sz w:val="18"/>
          <w:szCs w:val="20"/>
        </w:rPr>
        <w:t>T&gt;?</w:t>
      </w:r>
      <w:r w:rsidRPr="006B5B2F">
        <w:rPr>
          <w:rFonts w:ascii="微软雅黑" w:hAnsi="微软雅黑" w:hint="eastAsia"/>
          <w:color w:val="4472C4" w:themeColor="accent1"/>
          <w:sz w:val="18"/>
          <w:szCs w:val="20"/>
        </w:rPr>
        <w:t>”区分。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数据获得参照“设计余量”内容</w:t>
      </w:r>
    </w:p>
    <w:p w14:paraId="11110B22" w14:textId="77777777" w:rsidR="00856736" w:rsidRPr="00711159" w:rsidRDefault="00856736" w:rsidP="003773FD">
      <w:pPr>
        <w:pStyle w:val="a0"/>
        <w:numPr>
          <w:ilvl w:val="0"/>
          <w:numId w:val="26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711159">
        <w:rPr>
          <w:rFonts w:ascii="微软雅黑" w:hAnsi="微软雅黑" w:hint="eastAsia"/>
          <w:color w:val="4472C4" w:themeColor="accent1"/>
          <w:sz w:val="18"/>
          <w:szCs w:val="20"/>
        </w:rPr>
        <w:t>根据输入文件中“公称直径”、“设计压力”采用正交法选定交叉数据。</w:t>
      </w:r>
      <w:r w:rsidR="004F388F" w:rsidRPr="00711159">
        <w:rPr>
          <w:rFonts w:ascii="微软雅黑" w:hAnsi="微软雅黑" w:hint="eastAsia"/>
          <w:color w:val="4472C4" w:themeColor="accent1"/>
          <w:sz w:val="18"/>
          <w:szCs w:val="20"/>
        </w:rPr>
        <w:t>输出至设计计算程序。</w:t>
      </w:r>
      <w:r w:rsidR="00711159" w:rsidRPr="00711159">
        <w:rPr>
          <w:rFonts w:ascii="微软雅黑" w:hAnsi="微软雅黑" w:hint="eastAsia"/>
          <w:color w:val="4472C4" w:themeColor="accent1"/>
          <w:sz w:val="18"/>
          <w:szCs w:val="20"/>
        </w:rPr>
        <w:t>（请注意输出的为“容器法兰配套紧固件常用规格”</w:t>
      </w:r>
      <w:r w:rsidR="00711159">
        <w:rPr>
          <w:rFonts w:ascii="微软雅黑" w:hAnsi="微软雅黑" w:hint="eastAsia"/>
          <w:color w:val="4472C4" w:themeColor="accent1"/>
          <w:sz w:val="18"/>
          <w:szCs w:val="20"/>
        </w:rPr>
        <w:t>中的可用值</w:t>
      </w:r>
      <w:r w:rsidR="00711159" w:rsidRPr="00711159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55E4BF23" w14:textId="77777777" w:rsidR="004F388F" w:rsidRDefault="004F388F" w:rsidP="004F388F">
      <w:pPr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43858CDD" w14:textId="5F04AB0A" w:rsidR="004F388F" w:rsidRDefault="00671008" w:rsidP="004F388F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>
        <w:rPr>
          <w:rFonts w:ascii="微软雅黑" w:hAnsi="微软雅黑" w:hint="eastAsia"/>
          <w:color w:val="4472C4" w:themeColor="accent1"/>
          <w:sz w:val="18"/>
          <w:szCs w:val="20"/>
        </w:rPr>
        <w:t>7）容器法兰设计过程中螺栓/螺柱设计温度的确定（生成日期2</w:t>
      </w:r>
      <w:r>
        <w:rPr>
          <w:rFonts w:ascii="微软雅黑" w:hAnsi="微软雅黑"/>
          <w:color w:val="4472C4" w:themeColor="accent1"/>
          <w:sz w:val="18"/>
          <w:szCs w:val="20"/>
        </w:rPr>
        <w:t>0240718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 w:rsidR="00FA7583">
        <w:rPr>
          <w:rFonts w:ascii="微软雅黑" w:hAnsi="微软雅黑" w:hint="eastAsia"/>
          <w:color w:val="4472C4" w:themeColor="accent1"/>
          <w:sz w:val="18"/>
          <w:szCs w:val="20"/>
        </w:rPr>
        <w:t>（</w:t>
      </w:r>
      <w:r w:rsidR="00FA7583" w:rsidRPr="009130C4">
        <w:rPr>
          <w:rFonts w:ascii="微软雅黑" w:hAnsi="微软雅黑" w:hint="eastAsia"/>
          <w:color w:val="FF0000"/>
          <w:sz w:val="18"/>
          <w:szCs w:val="20"/>
        </w:rPr>
        <w:t>取消此预定义，标准更新，后续恒定按第2条使用确定，隐藏此条款内容</w:t>
      </w:r>
      <w:r w:rsidR="00FA7583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7579CA61" w14:textId="078B813B" w:rsidR="00671008" w:rsidRPr="000664ED" w:rsidRDefault="00671008" w:rsidP="0067100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>
        <w:rPr>
          <w:rFonts w:ascii="微软雅黑" w:hAnsi="微软雅黑" w:hint="eastAsia"/>
          <w:sz w:val="18"/>
          <w:szCs w:val="20"/>
        </w:rPr>
        <w:t>当螺栓为两腔共用元件条件下，螺栓/螺柱的设计温度按各自腔体设计温度取值</w:t>
      </w:r>
      <w:r w:rsidRPr="000664ED">
        <w:rPr>
          <w:rFonts w:ascii="微软雅黑" w:hAnsi="微软雅黑" w:hint="eastAsia"/>
          <w:sz w:val="18"/>
          <w:szCs w:val="20"/>
        </w:rPr>
        <w:t>；</w:t>
      </w:r>
      <w:r w:rsidR="00A17A54" w:rsidRPr="000664ED">
        <w:rPr>
          <w:rFonts w:ascii="微软雅黑" w:hAnsi="微软雅黑" w:hint="eastAsia"/>
          <w:sz w:val="18"/>
          <w:szCs w:val="20"/>
        </w:rPr>
        <w:t xml:space="preserve"> </w:t>
      </w:r>
    </w:p>
    <w:p w14:paraId="5C55F21C" w14:textId="3FB87FCF" w:rsidR="00671008" w:rsidRPr="000664ED" w:rsidRDefault="00671008" w:rsidP="0067100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>
        <w:rPr>
          <w:rFonts w:ascii="微软雅黑" w:hAnsi="微软雅黑" w:hint="eastAsia"/>
          <w:sz w:val="18"/>
          <w:szCs w:val="20"/>
        </w:rPr>
        <w:t>当螺栓为两腔共用元件条件下，螺栓/螺柱的设计温度按两腔体设计温度</w:t>
      </w:r>
      <w:proofErr w:type="gramStart"/>
      <w:r>
        <w:rPr>
          <w:rFonts w:ascii="微软雅黑" w:hAnsi="微软雅黑" w:hint="eastAsia"/>
          <w:sz w:val="18"/>
          <w:szCs w:val="20"/>
        </w:rPr>
        <w:t>较高值</w:t>
      </w:r>
      <w:proofErr w:type="gramEnd"/>
      <w:r>
        <w:rPr>
          <w:rFonts w:ascii="微软雅黑" w:hAnsi="微软雅黑" w:hint="eastAsia"/>
          <w:sz w:val="18"/>
          <w:szCs w:val="20"/>
        </w:rPr>
        <w:t>取值</w:t>
      </w:r>
      <w:r w:rsidRPr="000664ED">
        <w:rPr>
          <w:rFonts w:ascii="微软雅黑" w:hAnsi="微软雅黑" w:hint="eastAsia"/>
          <w:sz w:val="18"/>
          <w:szCs w:val="20"/>
        </w:rPr>
        <w:t>；</w:t>
      </w:r>
      <w:r w:rsidR="00A17A54" w:rsidRPr="000664ED">
        <w:rPr>
          <w:rFonts w:ascii="微软雅黑" w:hAnsi="微软雅黑" w:hint="eastAsia"/>
          <w:sz w:val="18"/>
          <w:szCs w:val="20"/>
        </w:rPr>
        <w:t xml:space="preserve"> </w:t>
      </w:r>
    </w:p>
    <w:p w14:paraId="78E6A5DD" w14:textId="669E1F68" w:rsidR="00671008" w:rsidRPr="00A17A54" w:rsidRDefault="00671008" w:rsidP="00510896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A17A54">
        <w:rPr>
          <w:rFonts w:ascii="微软雅黑" w:hAnsi="微软雅黑" w:hint="eastAsia"/>
          <w:sz w:val="18"/>
          <w:szCs w:val="20"/>
        </w:rPr>
        <w:t>当螺栓为两腔共用元件且容器存在绝热结构条件下，螺栓/螺柱的设计温度按两腔体设计温度</w:t>
      </w:r>
      <w:proofErr w:type="gramStart"/>
      <w:r w:rsidRPr="00A17A54">
        <w:rPr>
          <w:rFonts w:ascii="微软雅黑" w:hAnsi="微软雅黑" w:hint="eastAsia"/>
          <w:sz w:val="18"/>
          <w:szCs w:val="20"/>
        </w:rPr>
        <w:t>较高值</w:t>
      </w:r>
      <w:proofErr w:type="gramEnd"/>
      <w:r w:rsidRPr="00A17A54">
        <w:rPr>
          <w:rFonts w:ascii="微软雅黑" w:hAnsi="微软雅黑" w:hint="eastAsia"/>
          <w:sz w:val="18"/>
          <w:szCs w:val="20"/>
        </w:rPr>
        <w:t>取值。</w:t>
      </w:r>
    </w:p>
    <w:p w14:paraId="4375FEDA" w14:textId="136756BD" w:rsidR="004F388F" w:rsidRDefault="00BE268B" w:rsidP="004F388F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BE268B">
        <w:rPr>
          <w:color w:val="0070C0"/>
          <w:sz w:val="18"/>
        </w:rPr>
        <w:t>8</w:t>
      </w:r>
      <w:r w:rsidRPr="00BE268B">
        <w:rPr>
          <w:rFonts w:hint="eastAsia"/>
          <w:color w:val="0070C0"/>
          <w:sz w:val="18"/>
        </w:rPr>
        <w:t>）</w:t>
      </w:r>
      <w:r w:rsidRPr="000664ED">
        <w:rPr>
          <w:color w:val="FF0000"/>
          <w:sz w:val="18"/>
        </w:rPr>
        <w:sym w:font="Wingdings" w:char="F06F"/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任意式法兰，</w:t>
      </w: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G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B/T 150.3</w:t>
      </w: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中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图8-1h)、</w:t>
      </w:r>
      <w:proofErr w:type="spellStart"/>
      <w:r w:rsidRPr="00BE268B">
        <w:rPr>
          <w:rFonts w:ascii="微软雅黑" w:hAnsi="微软雅黑"/>
          <w:color w:val="4472C4" w:themeColor="accent1"/>
          <w:sz w:val="18"/>
          <w:szCs w:val="20"/>
        </w:rPr>
        <w:t>i</w:t>
      </w:r>
      <w:proofErr w:type="spellEnd"/>
      <w:r w:rsidRPr="00BE268B">
        <w:rPr>
          <w:rFonts w:ascii="微软雅黑" w:hAnsi="微软雅黑"/>
          <w:color w:val="4472C4" w:themeColor="accent1"/>
          <w:sz w:val="18"/>
          <w:szCs w:val="20"/>
        </w:rPr>
        <w:t>）、j）、k)的焊接法兰</w:t>
      </w: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，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当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同时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满足下列条件时也按活套法兰计算</w:t>
      </w: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：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2.4.8</w:t>
      </w:r>
      <w:r w:rsidR="00A17A54">
        <w:rPr>
          <w:rFonts w:ascii="微软雅黑" w:hAnsi="微软雅黑" w:hint="eastAsia"/>
        </w:rPr>
        <w:t>）</w:t>
      </w:r>
    </w:p>
    <w:p w14:paraId="20BEDCDF" w14:textId="0AB7F8E4" w:rsidR="00BE268B" w:rsidRPr="00BE268B" w:rsidRDefault="00BE268B" w:rsidP="00BE268B">
      <w:pPr>
        <w:pStyle w:val="a0"/>
        <w:numPr>
          <w:ilvl w:val="1"/>
          <w:numId w:val="29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δ</w:t>
      </w:r>
      <w:r w:rsidRPr="005D4668">
        <w:rPr>
          <w:rFonts w:ascii="微软雅黑" w:hAnsi="微软雅黑"/>
          <w:color w:val="4472C4" w:themeColor="accent1"/>
          <w:sz w:val="18"/>
          <w:szCs w:val="20"/>
          <w:vertAlign w:val="subscript"/>
        </w:rPr>
        <w:t>0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≤</w:t>
      </w:r>
      <w:r w:rsidRPr="00BE268B">
        <w:rPr>
          <w:rFonts w:ascii="微软雅黑" w:hAnsi="微软雅黑"/>
          <w:b/>
          <w:bCs/>
          <w:color w:val="FF0000"/>
          <w:sz w:val="18"/>
          <w:szCs w:val="20"/>
        </w:rPr>
        <w:t>15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mm，D</w:t>
      </w:r>
      <w:r w:rsidRPr="005D4668">
        <w:rPr>
          <w:rFonts w:ascii="微软雅黑" w:hAnsi="微软雅黑"/>
          <w:color w:val="4472C4" w:themeColor="accent1"/>
          <w:sz w:val="18"/>
          <w:szCs w:val="20"/>
          <w:vertAlign w:val="subscript"/>
        </w:rPr>
        <w:t>i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/δ</w:t>
      </w:r>
      <w:r w:rsidRPr="005D4668">
        <w:rPr>
          <w:rFonts w:ascii="微软雅黑" w:hAnsi="微软雅黑"/>
          <w:color w:val="4472C4" w:themeColor="accent1"/>
          <w:sz w:val="18"/>
          <w:szCs w:val="20"/>
          <w:vertAlign w:val="subscript"/>
        </w:rPr>
        <w:t>0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 xml:space="preserve"> ≤</w:t>
      </w:r>
      <w:r w:rsidRPr="00BE268B">
        <w:rPr>
          <w:rFonts w:ascii="微软雅黑" w:hAnsi="微软雅黑"/>
          <w:b/>
          <w:bCs/>
          <w:color w:val="FF0000"/>
          <w:sz w:val="18"/>
          <w:szCs w:val="20"/>
        </w:rPr>
        <w:t>300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2.4.8.1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2.4.8.</w:t>
      </w:r>
      <w:r w:rsidR="00A17A54">
        <w:rPr>
          <w:rFonts w:ascii="微软雅黑" w:hAnsi="微软雅黑" w:hint="eastAsia"/>
        </w:rPr>
        <w:t>2）</w:t>
      </w:r>
    </w:p>
    <w:p w14:paraId="552C0B29" w14:textId="09C332E2" w:rsidR="00BE268B" w:rsidRPr="00BE268B" w:rsidRDefault="00BE268B" w:rsidP="00BE268B">
      <w:pPr>
        <w:pStyle w:val="a0"/>
        <w:numPr>
          <w:ilvl w:val="1"/>
          <w:numId w:val="29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>
        <w:rPr>
          <w:rFonts w:ascii="微软雅黑" w:hAnsi="微软雅黑"/>
          <w:b/>
          <w:bCs/>
          <w:color w:val="FF0000"/>
          <w:sz w:val="18"/>
          <w:szCs w:val="20"/>
        </w:rPr>
        <w:lastRenderedPageBreak/>
        <w:t>0</w:t>
      </w:r>
      <w:r w:rsidR="00E71A90">
        <w:rPr>
          <w:rFonts w:ascii="微软雅黑" w:hAnsi="微软雅黑"/>
          <w:b/>
          <w:bCs/>
          <w:color w:val="FF0000"/>
          <w:sz w:val="18"/>
          <w:szCs w:val="20"/>
        </w:rPr>
        <w:t xml:space="preserve"> 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MPa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&lt;设计压力</w:t>
      </w: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≤</w:t>
      </w:r>
      <w:r w:rsidRPr="00BE268B">
        <w:rPr>
          <w:rFonts w:ascii="微软雅黑" w:hAnsi="微软雅黑"/>
          <w:b/>
          <w:bCs/>
          <w:color w:val="FF0000"/>
          <w:sz w:val="18"/>
          <w:szCs w:val="20"/>
        </w:rPr>
        <w:t>2</w:t>
      </w:r>
      <w:r w:rsidR="00E71A90">
        <w:rPr>
          <w:rFonts w:ascii="微软雅黑" w:hAnsi="微软雅黑"/>
          <w:b/>
          <w:bCs/>
          <w:color w:val="FF0000"/>
          <w:sz w:val="18"/>
          <w:szCs w:val="20"/>
        </w:rPr>
        <w:t xml:space="preserve"> 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MPa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2.4.8.</w:t>
      </w:r>
      <w:r w:rsidR="00A17A54">
        <w:rPr>
          <w:rFonts w:ascii="微软雅黑" w:hAnsi="微软雅黑" w:hint="eastAsia"/>
        </w:rPr>
        <w:t>3）（id：</w:t>
      </w:r>
      <w:r w:rsidR="00A17A54" w:rsidRPr="00A17A54">
        <w:rPr>
          <w:rFonts w:ascii="微软雅黑" w:hAnsi="微软雅黑" w:hint="eastAsia"/>
        </w:rPr>
        <w:t>2.4.8.</w:t>
      </w:r>
      <w:r w:rsidR="00A17A54">
        <w:rPr>
          <w:rFonts w:ascii="微软雅黑" w:hAnsi="微软雅黑" w:hint="eastAsia"/>
        </w:rPr>
        <w:t>4）</w:t>
      </w:r>
    </w:p>
    <w:p w14:paraId="15B50DEC" w14:textId="366C0478" w:rsidR="004F388F" w:rsidRDefault="00BE268B" w:rsidP="00BE268B">
      <w:pPr>
        <w:pStyle w:val="a0"/>
        <w:numPr>
          <w:ilvl w:val="1"/>
          <w:numId w:val="29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>
        <w:rPr>
          <w:rFonts w:ascii="微软雅黑" w:hAnsi="微软雅黑"/>
          <w:b/>
          <w:bCs/>
          <w:color w:val="FF0000"/>
          <w:sz w:val="18"/>
          <w:szCs w:val="20"/>
        </w:rPr>
        <w:t>20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 xml:space="preserve"> °C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 xml:space="preserve"> &lt;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设计温度</w:t>
      </w:r>
      <w:r w:rsidRPr="00BE268B">
        <w:rPr>
          <w:rFonts w:ascii="微软雅黑" w:hAnsi="微软雅黑" w:hint="eastAsia"/>
          <w:color w:val="4472C4" w:themeColor="accent1"/>
          <w:sz w:val="18"/>
          <w:szCs w:val="20"/>
        </w:rPr>
        <w:t>≤</w:t>
      </w:r>
      <w:r w:rsidRPr="00BE268B">
        <w:rPr>
          <w:rFonts w:ascii="微软雅黑" w:hAnsi="微软雅黑"/>
          <w:b/>
          <w:bCs/>
          <w:color w:val="FF0000"/>
          <w:sz w:val="18"/>
          <w:szCs w:val="20"/>
        </w:rPr>
        <w:t>370</w:t>
      </w:r>
      <w:r w:rsidRPr="00BE268B">
        <w:rPr>
          <w:rFonts w:ascii="微软雅黑" w:hAnsi="微软雅黑"/>
          <w:color w:val="4472C4" w:themeColor="accent1"/>
          <w:sz w:val="18"/>
          <w:szCs w:val="20"/>
        </w:rPr>
        <w:t>。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2.4.8.</w:t>
      </w:r>
      <w:r w:rsidR="00A17A54">
        <w:rPr>
          <w:rFonts w:ascii="微软雅黑" w:hAnsi="微软雅黑" w:hint="eastAsia"/>
        </w:rPr>
        <w:t>5）（id：</w:t>
      </w:r>
      <w:r w:rsidR="00A17A54" w:rsidRPr="00A17A54">
        <w:rPr>
          <w:rFonts w:ascii="微软雅黑" w:hAnsi="微软雅黑" w:hint="eastAsia"/>
        </w:rPr>
        <w:t>2.4.8.</w:t>
      </w:r>
      <w:r w:rsidR="00A17A54">
        <w:rPr>
          <w:rFonts w:ascii="微软雅黑" w:hAnsi="微软雅黑" w:hint="eastAsia"/>
        </w:rPr>
        <w:t>6）</w:t>
      </w:r>
    </w:p>
    <w:p w14:paraId="5DE3CB08" w14:textId="77777777" w:rsidR="00BE268B" w:rsidRPr="00BE268B" w:rsidRDefault="00BE268B" w:rsidP="00BE268B">
      <w:pPr>
        <w:ind w:left="420"/>
        <w:rPr>
          <w:rFonts w:ascii="微软雅黑" w:hAnsi="微软雅黑" w:hint="eastAsia"/>
          <w:color w:val="4472C4" w:themeColor="accent1"/>
          <w:sz w:val="18"/>
          <w:szCs w:val="20"/>
        </w:rPr>
      </w:pPr>
      <w:r>
        <w:rPr>
          <w:rFonts w:ascii="微软雅黑" w:hAnsi="微软雅黑" w:hint="eastAsia"/>
          <w:color w:val="4472C4" w:themeColor="accent1"/>
          <w:sz w:val="18"/>
          <w:szCs w:val="20"/>
        </w:rPr>
        <w:t>注：</w:t>
      </w:r>
      <w:r w:rsidR="00472326">
        <w:rPr>
          <w:rFonts w:ascii="微软雅黑" w:hAnsi="微软雅黑" w:hint="eastAsia"/>
          <w:color w:val="4472C4" w:themeColor="accent1"/>
          <w:sz w:val="18"/>
          <w:szCs w:val="20"/>
        </w:rPr>
        <w:t>填写规则，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红色为可修改项，且为上限</w:t>
      </w:r>
      <w:r w:rsidR="00E71A90">
        <w:rPr>
          <w:rFonts w:ascii="微软雅黑" w:hAnsi="微软雅黑" w:hint="eastAsia"/>
          <w:color w:val="4472C4" w:themeColor="accent1"/>
          <w:sz w:val="18"/>
          <w:szCs w:val="20"/>
        </w:rPr>
        <w:t>（下限可再低）。</w:t>
      </w:r>
      <w:r w:rsidR="00472326"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 w:rsidR="00472326">
        <w:rPr>
          <w:rFonts w:ascii="微软雅黑" w:hAnsi="微软雅黑"/>
          <w:color w:val="4472C4" w:themeColor="accent1"/>
          <w:sz w:val="18"/>
          <w:szCs w:val="20"/>
        </w:rPr>
        <w:t>0240718</w:t>
      </w:r>
      <w:r w:rsidR="00472326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06F0E9DF" w14:textId="77777777" w:rsidR="004F388F" w:rsidRDefault="004F388F" w:rsidP="004F388F">
      <w:pPr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6348BC11" w14:textId="77777777" w:rsidR="004F388F" w:rsidRDefault="004F388F" w:rsidP="004F388F">
      <w:pPr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7863D0E2" w14:textId="77777777" w:rsidR="004F388F" w:rsidRPr="004F388F" w:rsidRDefault="004F388F" w:rsidP="004F388F">
      <w:pPr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28515FD8" w14:textId="77777777" w:rsidR="000664ED" w:rsidRPr="00992CFF" w:rsidRDefault="00992CFF" w:rsidP="00992CFF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992CFF">
        <w:rPr>
          <w:rFonts w:ascii="微软雅黑" w:hAnsi="微软雅黑" w:hint="eastAsia"/>
        </w:rPr>
        <w:t>开孔补强</w:t>
      </w:r>
    </w:p>
    <w:p w14:paraId="54D6B11E" w14:textId="77777777" w:rsidR="000664ED" w:rsidRPr="00F07246" w:rsidRDefault="00F07246" w:rsidP="00F07246">
      <w:pPr>
        <w:pStyle w:val="4"/>
        <w:numPr>
          <w:ilvl w:val="0"/>
          <w:numId w:val="16"/>
        </w:numPr>
        <w:rPr>
          <w:rFonts w:ascii="微软雅黑" w:hAnsi="微软雅黑" w:hint="eastAsia"/>
        </w:rPr>
      </w:pPr>
      <w:r w:rsidRPr="00F07246">
        <w:rPr>
          <w:rFonts w:ascii="微软雅黑" w:hAnsi="微软雅黑" w:hint="eastAsia"/>
        </w:rPr>
        <w:t>开孔补强的</w:t>
      </w:r>
      <w:r>
        <w:rPr>
          <w:rFonts w:ascii="微软雅黑" w:hAnsi="微软雅黑" w:hint="eastAsia"/>
        </w:rPr>
        <w:t>设计</w:t>
      </w:r>
      <w:r w:rsidRPr="00F07246">
        <w:rPr>
          <w:rFonts w:ascii="微软雅黑" w:hAnsi="微软雅黑" w:hint="eastAsia"/>
        </w:rPr>
        <w:t>方法选用：</w:t>
      </w:r>
    </w:p>
    <w:tbl>
      <w:tblPr>
        <w:tblW w:w="4000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41"/>
        <w:gridCol w:w="6416"/>
      </w:tblGrid>
      <w:tr w:rsidR="00F07246" w:rsidRPr="00F07246" w14:paraId="16470092" w14:textId="77777777" w:rsidTr="00F07246">
        <w:trPr>
          <w:trHeight w:val="57"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5A8F6" w14:textId="77777777" w:rsidR="00F07246" w:rsidRPr="00F07246" w:rsidRDefault="00F07246" w:rsidP="004F388F">
            <w:pPr>
              <w:spacing w:line="220" w:lineRule="exact"/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/>
                <w:sz w:val="17"/>
                <w:szCs w:val="17"/>
              </w:rPr>
              <w:t>优先级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3FAFC6" w14:textId="77777777" w:rsidR="00F07246" w:rsidRPr="00F07246" w:rsidRDefault="00F07246" w:rsidP="004F388F">
            <w:pPr>
              <w:spacing w:line="220" w:lineRule="exact"/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F07246">
              <w:rPr>
                <w:rFonts w:ascii="微软雅黑" w:hAnsi="微软雅黑"/>
                <w:sz w:val="17"/>
                <w:szCs w:val="17"/>
              </w:rPr>
              <w:t>开孔补强的计算方法</w:t>
            </w:r>
          </w:p>
        </w:tc>
      </w:tr>
      <w:tr w:rsidR="00F07246" w:rsidRPr="00F07246" w14:paraId="4E006DF4" w14:textId="77777777" w:rsidTr="00F07246">
        <w:trPr>
          <w:trHeight w:val="57"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ED9903" w14:textId="7B8626E2" w:rsidR="00F07246" w:rsidRPr="00F07246" w:rsidRDefault="00F07246" w:rsidP="004F388F">
            <w:pPr>
              <w:spacing w:line="220" w:lineRule="exact"/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/>
                <w:b/>
                <w:color w:val="FF0000"/>
                <w:sz w:val="17"/>
                <w:szCs w:val="17"/>
              </w:rPr>
              <w:t>1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2.5.1.1</w:t>
            </w:r>
            <w:r w:rsidR="00A17A54">
              <w:rPr>
                <w:rFonts w:ascii="微软雅黑" w:hAnsi="微软雅黑" w:hint="eastAsia"/>
              </w:rPr>
              <w:t>）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3D5DF" w14:textId="2E801E58" w:rsidR="00F07246" w:rsidRPr="00F07246" w:rsidRDefault="00F07246" w:rsidP="004F388F">
            <w:pPr>
              <w:spacing w:line="220" w:lineRule="exact"/>
              <w:jc w:val="left"/>
              <w:rPr>
                <w:rFonts w:ascii="微软雅黑" w:hAnsi="微软雅黑" w:hint="eastAsia"/>
                <w:sz w:val="17"/>
                <w:szCs w:val="17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F07246">
              <w:rPr>
                <w:rFonts w:ascii="微软雅黑" w:hAnsi="微软雅黑"/>
                <w:sz w:val="17"/>
                <w:szCs w:val="17"/>
              </w:rPr>
              <w:t>等面积法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2）</w:t>
            </w:r>
          </w:p>
        </w:tc>
      </w:tr>
      <w:tr w:rsidR="00F07246" w:rsidRPr="00F07246" w14:paraId="2F8189E5" w14:textId="77777777" w:rsidTr="00F07246">
        <w:trPr>
          <w:trHeight w:val="57"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870E5A" w14:textId="4CB65F20" w:rsidR="00F07246" w:rsidRPr="00F07246" w:rsidRDefault="00F07246" w:rsidP="004F388F">
            <w:pPr>
              <w:spacing w:line="220" w:lineRule="exact"/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/>
                <w:b/>
                <w:color w:val="FF0000"/>
                <w:sz w:val="17"/>
                <w:szCs w:val="17"/>
              </w:rPr>
              <w:t>2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3）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3E3B9B" w14:textId="21F1FAB2" w:rsidR="00F07246" w:rsidRPr="00F07246" w:rsidRDefault="00F07246" w:rsidP="004F388F">
            <w:pPr>
              <w:spacing w:line="220" w:lineRule="exact"/>
              <w:jc w:val="left"/>
              <w:rPr>
                <w:rFonts w:ascii="微软雅黑" w:hAnsi="微软雅黑" w:hint="eastAsia"/>
                <w:sz w:val="17"/>
                <w:szCs w:val="17"/>
              </w:rPr>
            </w:pPr>
            <w:r w:rsidRPr="00F406E7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sym w:font="Wingdings" w:char="F0FE"/>
            </w:r>
            <w:r w:rsidRPr="00F07246">
              <w:rPr>
                <w:rFonts w:ascii="微软雅黑" w:hAnsi="微软雅黑"/>
                <w:sz w:val="17"/>
                <w:szCs w:val="17"/>
              </w:rPr>
              <w:t>分析法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4）</w:t>
            </w:r>
          </w:p>
        </w:tc>
      </w:tr>
      <w:tr w:rsidR="00F07246" w:rsidRPr="00F07246" w14:paraId="1A892BD0" w14:textId="77777777" w:rsidTr="00F07246">
        <w:trPr>
          <w:trHeight w:val="57"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93DA57" w14:textId="10430BF9" w:rsidR="00F07246" w:rsidRPr="00F07246" w:rsidRDefault="00F07246" w:rsidP="004F388F">
            <w:pPr>
              <w:spacing w:line="220" w:lineRule="exact"/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/>
                <w:b/>
                <w:color w:val="FF0000"/>
                <w:sz w:val="17"/>
                <w:szCs w:val="17"/>
              </w:rPr>
              <w:t>4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5</w:t>
            </w:r>
            <w:r w:rsidR="00A17A54">
              <w:rPr>
                <w:rFonts w:ascii="微软雅黑" w:hAnsi="微软雅黑"/>
              </w:rPr>
              <w:t>）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C0A05" w14:textId="66F40F93" w:rsidR="00F07246" w:rsidRPr="00F07246" w:rsidRDefault="00F07246" w:rsidP="004F388F">
            <w:pPr>
              <w:spacing w:line="220" w:lineRule="exact"/>
              <w:jc w:val="left"/>
              <w:rPr>
                <w:rFonts w:ascii="微软雅黑" w:hAnsi="微软雅黑" w:hint="eastAsia"/>
                <w:sz w:val="17"/>
                <w:szCs w:val="17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 w:rsidRPr="00F07246">
              <w:rPr>
                <w:rFonts w:ascii="微软雅黑" w:hAnsi="微软雅黑"/>
                <w:sz w:val="17"/>
                <w:szCs w:val="17"/>
              </w:rPr>
              <w:t>压力面积法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6）</w:t>
            </w:r>
          </w:p>
        </w:tc>
      </w:tr>
      <w:tr w:rsidR="00F07246" w:rsidRPr="00F07246" w14:paraId="23626300" w14:textId="77777777" w:rsidTr="00F07246">
        <w:trPr>
          <w:trHeight w:val="57"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62790F" w14:textId="05D3C2EA" w:rsidR="00F07246" w:rsidRPr="00F07246" w:rsidRDefault="00F07246" w:rsidP="004F388F">
            <w:pPr>
              <w:spacing w:line="220" w:lineRule="exact"/>
              <w:jc w:val="center"/>
              <w:rPr>
                <w:rFonts w:ascii="微软雅黑" w:hAnsi="微软雅黑" w:hint="eastAsia"/>
                <w:b/>
                <w:color w:val="FF0000"/>
                <w:sz w:val="17"/>
                <w:szCs w:val="17"/>
              </w:rPr>
            </w:pPr>
            <w:r w:rsidRPr="00F07246">
              <w:rPr>
                <w:rFonts w:ascii="微软雅黑" w:hAnsi="微软雅黑"/>
                <w:b/>
                <w:color w:val="FF0000"/>
                <w:sz w:val="17"/>
                <w:szCs w:val="17"/>
              </w:rPr>
              <w:t>3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7）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CAEFE8" w14:textId="64DE1842" w:rsidR="00F07246" w:rsidRPr="00F07246" w:rsidRDefault="00F07246" w:rsidP="004F388F">
            <w:pPr>
              <w:spacing w:line="220" w:lineRule="exact"/>
              <w:jc w:val="left"/>
              <w:rPr>
                <w:rFonts w:ascii="微软雅黑" w:hAnsi="微软雅黑" w:hint="eastAsia"/>
                <w:sz w:val="17"/>
                <w:szCs w:val="17"/>
              </w:rPr>
            </w:pPr>
            <w:r w:rsidRPr="000664ED">
              <w:rPr>
                <w:color w:val="FF0000"/>
                <w:sz w:val="18"/>
              </w:rPr>
              <w:sym w:font="Wingdings" w:char="F06F"/>
            </w:r>
            <w:r w:rsidRPr="00F07246">
              <w:rPr>
                <w:rFonts w:ascii="微软雅黑" w:hAnsi="微软雅黑"/>
                <w:sz w:val="17"/>
                <w:szCs w:val="17"/>
              </w:rPr>
              <w:t>等面积法—嵌入式接管补强结构</w:t>
            </w:r>
            <w:r w:rsidR="00A17A54">
              <w:rPr>
                <w:rFonts w:ascii="微软雅黑" w:hAnsi="微软雅黑" w:hint="eastAsia"/>
              </w:rPr>
              <w:t>（id：</w:t>
            </w:r>
            <w:r w:rsidR="00A17A54" w:rsidRPr="00A17A54">
              <w:rPr>
                <w:rFonts w:ascii="微软雅黑" w:hAnsi="微软雅黑" w:hint="eastAsia"/>
              </w:rPr>
              <w:t>2.5.1.</w:t>
            </w:r>
            <w:r w:rsidR="00A17A54">
              <w:rPr>
                <w:rFonts w:ascii="微软雅黑" w:hAnsi="微软雅黑" w:hint="eastAsia"/>
              </w:rPr>
              <w:t>8）</w:t>
            </w:r>
          </w:p>
        </w:tc>
      </w:tr>
    </w:tbl>
    <w:p w14:paraId="107CAC51" w14:textId="77777777" w:rsidR="00992CFF" w:rsidRPr="00F07246" w:rsidRDefault="00F07246" w:rsidP="00F07246">
      <w:pPr>
        <w:pStyle w:val="4"/>
        <w:numPr>
          <w:ilvl w:val="0"/>
          <w:numId w:val="16"/>
        </w:numPr>
        <w:rPr>
          <w:rFonts w:ascii="微软雅黑" w:hAnsi="微软雅黑" w:hint="eastAsia"/>
        </w:rPr>
      </w:pPr>
      <w:proofErr w:type="gramStart"/>
      <w:r w:rsidRPr="00F07246">
        <w:rPr>
          <w:rFonts w:ascii="微软雅黑" w:hAnsi="微软雅黑" w:hint="eastAsia"/>
        </w:rPr>
        <w:t>不</w:t>
      </w:r>
      <w:proofErr w:type="gramEnd"/>
      <w:r w:rsidRPr="00F07246">
        <w:rPr>
          <w:rFonts w:ascii="微软雅黑" w:hAnsi="微软雅黑" w:hint="eastAsia"/>
        </w:rPr>
        <w:t>另行补强</w:t>
      </w:r>
    </w:p>
    <w:p w14:paraId="19EB48D4" w14:textId="719D5DFC" w:rsidR="00992CFF" w:rsidRDefault="000445A6" w:rsidP="00F07246">
      <w:pPr>
        <w:ind w:firstLineChars="200" w:firstLine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F07246" w:rsidRPr="00F07246">
        <w:rPr>
          <w:rFonts w:ascii="微软雅黑" w:hAnsi="微软雅黑" w:hint="eastAsia"/>
          <w:sz w:val="18"/>
          <w:szCs w:val="20"/>
        </w:rPr>
        <w:t>当壳体开孔满足</w:t>
      </w:r>
      <w:r w:rsidR="00F07246" w:rsidRPr="00F07246">
        <w:rPr>
          <w:rFonts w:ascii="微软雅黑" w:hAnsi="微软雅黑"/>
          <w:sz w:val="18"/>
          <w:szCs w:val="20"/>
        </w:rPr>
        <w:t>GB/T 150.3-6.1.3条款</w:t>
      </w:r>
      <w:r w:rsidRPr="000445A6">
        <w:rPr>
          <w:rFonts w:ascii="微软雅黑" w:hAnsi="微软雅黑" w:hint="eastAsia"/>
          <w:sz w:val="18"/>
          <w:szCs w:val="20"/>
        </w:rPr>
        <w:t>全部要求时</w:t>
      </w:r>
      <w:r>
        <w:rPr>
          <w:rFonts w:ascii="微软雅黑" w:hAnsi="微软雅黑" w:hint="eastAsia"/>
          <w:sz w:val="18"/>
          <w:szCs w:val="20"/>
        </w:rPr>
        <w:t>，</w:t>
      </w:r>
      <w:proofErr w:type="gramStart"/>
      <w:r w:rsidRPr="000445A6">
        <w:rPr>
          <w:rFonts w:ascii="微软雅黑" w:hAnsi="微软雅黑" w:hint="eastAsia"/>
          <w:sz w:val="18"/>
          <w:szCs w:val="20"/>
        </w:rPr>
        <w:t>不</w:t>
      </w:r>
      <w:proofErr w:type="gramEnd"/>
      <w:r w:rsidRPr="000445A6">
        <w:rPr>
          <w:rFonts w:ascii="微软雅黑" w:hAnsi="微软雅黑" w:hint="eastAsia"/>
          <w:sz w:val="18"/>
          <w:szCs w:val="20"/>
        </w:rPr>
        <w:t>另行补强。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</w:t>
      </w:r>
      <w:r w:rsidR="00A17A54">
        <w:rPr>
          <w:rFonts w:ascii="微软雅黑" w:hAnsi="微软雅黑" w:hint="eastAsia"/>
        </w:rPr>
        <w:t>2）</w:t>
      </w:r>
    </w:p>
    <w:p w14:paraId="72559AFB" w14:textId="77777777" w:rsidR="00464018" w:rsidRPr="00464018" w:rsidRDefault="00464018" w:rsidP="00464018">
      <w:pPr>
        <w:pStyle w:val="4"/>
        <w:numPr>
          <w:ilvl w:val="0"/>
          <w:numId w:val="16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等面积补强方法的一般要求</w:t>
      </w:r>
    </w:p>
    <w:p w14:paraId="59278CF3" w14:textId="3C6BD4D3" w:rsidR="00464018" w:rsidRPr="00464018" w:rsidRDefault="00464018" w:rsidP="0046401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464018">
        <w:rPr>
          <w:rFonts w:ascii="微软雅黑" w:hAnsi="微软雅黑" w:hint="eastAsia"/>
          <w:sz w:val="18"/>
          <w:szCs w:val="20"/>
        </w:rPr>
        <w:t>接管与筒体壁厚比值控制在下限值</w:t>
      </w:r>
      <w:r w:rsidRPr="00464018">
        <w:rPr>
          <w:rFonts w:ascii="微软雅黑" w:hAnsi="微软雅黑"/>
          <w:b/>
          <w:color w:val="FF0000"/>
          <w:sz w:val="18"/>
          <w:szCs w:val="20"/>
        </w:rPr>
        <w:t>0.5</w:t>
      </w:r>
      <w:r w:rsidRPr="00464018">
        <w:rPr>
          <w:rFonts w:ascii="微软雅黑" w:hAnsi="微软雅黑"/>
          <w:sz w:val="18"/>
          <w:szCs w:val="20"/>
        </w:rPr>
        <w:t>~</w:t>
      </w:r>
      <w:r w:rsidRPr="00464018">
        <w:rPr>
          <w:rFonts w:ascii="微软雅黑" w:hAnsi="微软雅黑" w:hint="eastAsia"/>
          <w:sz w:val="18"/>
          <w:szCs w:val="20"/>
        </w:rPr>
        <w:t>上限值</w:t>
      </w:r>
      <w:r w:rsidRPr="00464018">
        <w:rPr>
          <w:rFonts w:ascii="微软雅黑" w:hAnsi="微软雅黑"/>
          <w:b/>
          <w:color w:val="FF0000"/>
          <w:sz w:val="18"/>
          <w:szCs w:val="20"/>
        </w:rPr>
        <w:t>2</w:t>
      </w:r>
      <w:r w:rsidRPr="00464018">
        <w:rPr>
          <w:rFonts w:ascii="微软雅黑" w:hAnsi="微软雅黑" w:hint="eastAsia"/>
          <w:b/>
          <w:color w:val="FF0000"/>
          <w:sz w:val="18"/>
          <w:szCs w:val="20"/>
        </w:rPr>
        <w:t>.5</w:t>
      </w:r>
      <w:r w:rsidRPr="00464018">
        <w:rPr>
          <w:rFonts w:ascii="微软雅黑" w:hAnsi="微软雅黑" w:hint="eastAsia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2.5.3.1.1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2.5.3.1.</w:t>
      </w:r>
      <w:r w:rsidR="00A17A54">
        <w:rPr>
          <w:rFonts w:ascii="微软雅黑" w:hAnsi="微软雅黑" w:hint="eastAsia"/>
        </w:rPr>
        <w:t>2）</w:t>
      </w:r>
    </w:p>
    <w:p w14:paraId="5D572EF3" w14:textId="668B59DD" w:rsidR="00464018" w:rsidRPr="00464018" w:rsidRDefault="00464018" w:rsidP="0046401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464018">
        <w:rPr>
          <w:rFonts w:ascii="微软雅黑" w:hAnsi="微软雅黑" w:hint="eastAsia"/>
          <w:sz w:val="18"/>
          <w:szCs w:val="20"/>
        </w:rPr>
        <w:t>是否使用补强圈和厚壁</w:t>
      </w:r>
      <w:proofErr w:type="gramStart"/>
      <w:r w:rsidRPr="00464018">
        <w:rPr>
          <w:rFonts w:ascii="微软雅黑" w:hAnsi="微软雅黑" w:hint="eastAsia"/>
          <w:sz w:val="18"/>
          <w:szCs w:val="20"/>
        </w:rPr>
        <w:t>锻管联合</w:t>
      </w:r>
      <w:proofErr w:type="gramEnd"/>
      <w:r w:rsidRPr="00464018">
        <w:rPr>
          <w:rFonts w:ascii="微软雅黑" w:hAnsi="微软雅黑" w:hint="eastAsia"/>
          <w:sz w:val="18"/>
          <w:szCs w:val="20"/>
        </w:rPr>
        <w:t>补强结构；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2.5.3.2</w:t>
      </w:r>
      <w:r w:rsidR="00A17A54">
        <w:rPr>
          <w:rFonts w:ascii="微软雅黑" w:hAnsi="微软雅黑" w:hint="eastAsia"/>
        </w:rPr>
        <w:t>）</w:t>
      </w:r>
    </w:p>
    <w:p w14:paraId="74B116F6" w14:textId="41E44F37" w:rsidR="00464018" w:rsidRPr="00464018" w:rsidRDefault="00464018" w:rsidP="0046401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464018">
        <w:rPr>
          <w:rFonts w:ascii="微软雅黑" w:hAnsi="微软雅黑" w:hint="eastAsia"/>
          <w:sz w:val="18"/>
          <w:szCs w:val="20"/>
        </w:rPr>
        <w:t>是否使用增加壳体厚度的方法进行开孔补强</w:t>
      </w:r>
      <w:r w:rsidRPr="00464018">
        <w:rPr>
          <w:rFonts w:ascii="微软雅黑" w:hAnsi="微软雅黑"/>
          <w:sz w:val="18"/>
          <w:szCs w:val="20"/>
        </w:rPr>
        <w:t>(</w:t>
      </w:r>
      <w:r w:rsidRPr="00464018">
        <w:rPr>
          <w:rFonts w:ascii="微软雅黑" w:hAnsi="微软雅黑" w:hint="eastAsia"/>
          <w:sz w:val="18"/>
          <w:szCs w:val="20"/>
        </w:rPr>
        <w:t>增厚量≤</w:t>
      </w:r>
      <w:r w:rsidRPr="00464018">
        <w:rPr>
          <w:rFonts w:ascii="微软雅黑" w:hAnsi="微软雅黑"/>
          <w:b/>
          <w:color w:val="FF0000"/>
          <w:sz w:val="18"/>
          <w:szCs w:val="20"/>
        </w:rPr>
        <w:t>2</w:t>
      </w:r>
      <w:r w:rsidRPr="00464018">
        <w:rPr>
          <w:rFonts w:ascii="微软雅黑" w:hAnsi="微软雅黑"/>
          <w:sz w:val="18"/>
          <w:szCs w:val="20"/>
        </w:rPr>
        <w:t>mm)</w:t>
      </w:r>
      <w:r w:rsidRPr="00464018">
        <w:rPr>
          <w:rFonts w:ascii="微软雅黑" w:hAnsi="微软雅黑" w:hint="eastAsia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2.5.3.3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2.5.3.3.1</w:t>
      </w:r>
      <w:r w:rsidR="00A17A54">
        <w:rPr>
          <w:rFonts w:ascii="微软雅黑" w:hAnsi="微软雅黑" w:hint="eastAsia"/>
        </w:rPr>
        <w:t>）</w:t>
      </w:r>
    </w:p>
    <w:p w14:paraId="48CAD0C8" w14:textId="2ACB8677" w:rsidR="00464018" w:rsidRPr="00464018" w:rsidRDefault="00464018" w:rsidP="0046401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0664ED">
        <w:rPr>
          <w:color w:val="FF0000"/>
          <w:sz w:val="18"/>
        </w:rPr>
        <w:sym w:font="Wingdings" w:char="F06F"/>
      </w:r>
      <w:r w:rsidRPr="00464018">
        <w:rPr>
          <w:rFonts w:ascii="微软雅黑" w:hAnsi="微软雅黑" w:hint="eastAsia"/>
          <w:sz w:val="18"/>
          <w:szCs w:val="20"/>
        </w:rPr>
        <w:t>焊缝面积</w:t>
      </w:r>
      <w:r>
        <w:rPr>
          <w:rFonts w:ascii="微软雅黑" w:hAnsi="微软雅黑" w:hint="eastAsia"/>
          <w:sz w:val="18"/>
          <w:szCs w:val="20"/>
        </w:rPr>
        <w:t>A3</w:t>
      </w:r>
      <w:r w:rsidRPr="00464018">
        <w:rPr>
          <w:rFonts w:ascii="微软雅黑" w:hAnsi="微软雅黑" w:hint="eastAsia"/>
          <w:sz w:val="18"/>
          <w:szCs w:val="20"/>
        </w:rPr>
        <w:t>计入实际补强面积</w:t>
      </w:r>
      <w:r w:rsidRPr="00464018">
        <w:rPr>
          <w:rFonts w:ascii="微软雅黑" w:hAnsi="微软雅黑"/>
          <w:sz w:val="18"/>
          <w:szCs w:val="20"/>
        </w:rPr>
        <w:t>(</w:t>
      </w:r>
      <w:proofErr w:type="gramStart"/>
      <w:r w:rsidRPr="00464018">
        <w:rPr>
          <w:rFonts w:ascii="微软雅黑" w:hAnsi="微软雅黑" w:hint="eastAsia"/>
          <w:sz w:val="18"/>
          <w:szCs w:val="20"/>
        </w:rPr>
        <w:t>焊脚高度</w:t>
      </w:r>
      <w:proofErr w:type="gramEnd"/>
      <w:r w:rsidRPr="00464018">
        <w:rPr>
          <w:rFonts w:ascii="微软雅黑" w:hAnsi="微软雅黑" w:hint="eastAsia"/>
          <w:sz w:val="18"/>
          <w:szCs w:val="20"/>
        </w:rPr>
        <w:t>按</w:t>
      </w:r>
      <w:r w:rsidRPr="00464018">
        <w:rPr>
          <w:rFonts w:ascii="微软雅黑" w:hAnsi="微软雅黑"/>
          <w:b/>
          <w:color w:val="FF0000"/>
          <w:sz w:val="18"/>
          <w:szCs w:val="20"/>
        </w:rPr>
        <w:t>0.7</w:t>
      </w:r>
      <w:r w:rsidRPr="00464018">
        <w:rPr>
          <w:rFonts w:ascii="微软雅黑" w:hAnsi="微软雅黑" w:hint="eastAsia"/>
          <w:sz w:val="18"/>
          <w:szCs w:val="20"/>
        </w:rPr>
        <w:t>倍</w:t>
      </w:r>
      <w:proofErr w:type="gramStart"/>
      <w:r w:rsidRPr="00464018">
        <w:rPr>
          <w:rFonts w:ascii="微软雅黑" w:hAnsi="微软雅黑" w:hint="eastAsia"/>
          <w:sz w:val="18"/>
          <w:szCs w:val="20"/>
        </w:rPr>
        <w:t>补强件较薄厚</w:t>
      </w:r>
      <w:proofErr w:type="gramEnd"/>
      <w:r w:rsidRPr="00464018">
        <w:rPr>
          <w:rFonts w:ascii="微软雅黑" w:hAnsi="微软雅黑" w:hint="eastAsia"/>
          <w:sz w:val="18"/>
          <w:szCs w:val="20"/>
        </w:rPr>
        <w:t>度</w:t>
      </w:r>
      <w:r w:rsidRPr="00464018">
        <w:rPr>
          <w:rFonts w:ascii="微软雅黑" w:hAnsi="微软雅黑"/>
          <w:sz w:val="18"/>
          <w:szCs w:val="20"/>
        </w:rPr>
        <w:t>)</w:t>
      </w:r>
      <w:r w:rsidRPr="00464018">
        <w:rPr>
          <w:rFonts w:ascii="微软雅黑" w:hAnsi="微软雅黑" w:hint="eastAsia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2.5.3.4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2.5.3.4.1</w:t>
      </w:r>
      <w:r w:rsidR="00A17A54">
        <w:rPr>
          <w:rFonts w:ascii="微软雅黑" w:hAnsi="微软雅黑" w:hint="eastAsia"/>
        </w:rPr>
        <w:t>）</w:t>
      </w:r>
    </w:p>
    <w:p w14:paraId="27B85469" w14:textId="5EF41B0D" w:rsidR="00F07246" w:rsidRPr="00464018" w:rsidRDefault="00464018" w:rsidP="0046401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464018">
        <w:rPr>
          <w:rFonts w:ascii="微软雅黑" w:hAnsi="微软雅黑" w:hint="eastAsia"/>
          <w:sz w:val="18"/>
          <w:szCs w:val="20"/>
        </w:rPr>
        <w:t>接管最小有效外伸高度</w:t>
      </w:r>
      <m:oMath>
        <m:r>
          <w:rPr>
            <w:rFonts w:ascii="Cambria Math" w:hAnsi="Cambria Math"/>
            <w:sz w:val="18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18"/>
            <w:szCs w:val="20"/>
          </w:rPr>
          <m:t>≥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0.8</m:t>
        </m:r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18"/>
                    <w:szCs w:val="20"/>
                  </w:rPr>
                  <m:t>op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18"/>
                    <w:szCs w:val="20"/>
                  </w:rPr>
                  <m:t>nt</m:t>
                </m:r>
              </m:sub>
            </m:sSub>
          </m:e>
        </m:rad>
      </m:oMath>
      <w:r w:rsidRPr="00464018">
        <w:rPr>
          <w:rFonts w:ascii="微软雅黑" w:hAnsi="微软雅黑" w:hint="eastAsia"/>
          <w:sz w:val="18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18"/>
                <w:szCs w:val="20"/>
              </w:rPr>
              <m:t>nt</m:t>
            </m:r>
          </m:sub>
        </m:sSub>
      </m:oMath>
      <w:r w:rsidRPr="00464018">
        <w:rPr>
          <w:rFonts w:ascii="微软雅黑" w:hAnsi="微软雅黑" w:hint="eastAsia"/>
          <w:sz w:val="18"/>
          <w:szCs w:val="20"/>
        </w:rPr>
        <w:t>为接管名义厚度。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2.5.3.5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2.5.3.5</w:t>
      </w:r>
      <w:r w:rsidR="00A17A54">
        <w:rPr>
          <w:rFonts w:ascii="微软雅黑" w:hAnsi="微软雅黑" w:hint="eastAsia"/>
        </w:rPr>
        <w:t>.1）</w:t>
      </w:r>
    </w:p>
    <w:p w14:paraId="658B0C1F" w14:textId="68073441" w:rsidR="00F07246" w:rsidRDefault="00464018" w:rsidP="00464018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Pr="00464018">
        <w:rPr>
          <w:rFonts w:ascii="微软雅黑" w:hAnsi="微软雅黑" w:hint="eastAsia"/>
          <w:sz w:val="18"/>
          <w:szCs w:val="20"/>
        </w:rPr>
        <w:t xml:space="preserve"> 在满足使用限制的条件下，优先使用补强</w:t>
      </w:r>
      <w:proofErr w:type="gramStart"/>
      <w:r w:rsidRPr="00464018">
        <w:rPr>
          <w:rFonts w:ascii="微软雅黑" w:hAnsi="微软雅黑" w:hint="eastAsia"/>
          <w:sz w:val="18"/>
          <w:szCs w:val="20"/>
        </w:rPr>
        <w:t>圈结构</w:t>
      </w:r>
      <w:proofErr w:type="gramEnd"/>
      <w:r w:rsidRPr="00464018">
        <w:rPr>
          <w:rFonts w:ascii="微软雅黑" w:hAnsi="微软雅黑"/>
          <w:sz w:val="18"/>
          <w:szCs w:val="20"/>
        </w:rPr>
        <w:t>(</w:t>
      </w:r>
      <w:r w:rsidRPr="00464018">
        <w:rPr>
          <w:rFonts w:ascii="微软雅黑" w:hAnsi="微软雅黑" w:hint="eastAsia"/>
          <w:sz w:val="18"/>
          <w:szCs w:val="20"/>
        </w:rPr>
        <w:t>如需</w:t>
      </w:r>
      <w:r w:rsidRPr="00464018">
        <w:rPr>
          <w:rFonts w:ascii="微软雅黑" w:hAnsi="微软雅黑"/>
          <w:sz w:val="18"/>
          <w:szCs w:val="20"/>
        </w:rPr>
        <w:t>)</w:t>
      </w:r>
      <w:r w:rsidRPr="00464018">
        <w:rPr>
          <w:rFonts w:ascii="微软雅黑" w:hAnsi="微软雅黑" w:hint="eastAsia"/>
          <w:sz w:val="18"/>
          <w:szCs w:val="20"/>
        </w:rPr>
        <w:t>对开</w:t>
      </w:r>
      <w:proofErr w:type="gramStart"/>
      <w:r w:rsidRPr="00464018">
        <w:rPr>
          <w:rFonts w:ascii="微软雅黑" w:hAnsi="微软雅黑" w:hint="eastAsia"/>
          <w:sz w:val="18"/>
          <w:szCs w:val="20"/>
        </w:rPr>
        <w:t>孔进行</w:t>
      </w:r>
      <w:proofErr w:type="gramEnd"/>
      <w:r w:rsidRPr="00464018">
        <w:rPr>
          <w:rFonts w:ascii="微软雅黑" w:hAnsi="微软雅黑" w:hint="eastAsia"/>
          <w:sz w:val="18"/>
          <w:szCs w:val="20"/>
        </w:rPr>
        <w:t>补强；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2.5.3.6</w:t>
      </w:r>
      <w:r w:rsidR="00A17A54">
        <w:rPr>
          <w:rFonts w:ascii="微软雅黑" w:hAnsi="微软雅黑" w:hint="eastAsia"/>
        </w:rPr>
        <w:t>）</w:t>
      </w:r>
    </w:p>
    <w:p w14:paraId="225CE225" w14:textId="69D35686" w:rsidR="00753715" w:rsidRDefault="00753715" w:rsidP="0075371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proofErr w:type="gramStart"/>
      <w:r w:rsidR="0041718B">
        <w:rPr>
          <w:rFonts w:ascii="微软雅黑" w:hAnsi="微软雅黑" w:hint="eastAsia"/>
          <w:color w:val="FF0000"/>
          <w:sz w:val="18"/>
          <w:szCs w:val="20"/>
        </w:rPr>
        <w:t>管箱圆筒</w:t>
      </w:r>
      <w:proofErr w:type="gramEnd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不使用补强</w:t>
      </w:r>
      <w:proofErr w:type="gramStart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圈结构</w:t>
      </w:r>
      <w:proofErr w:type="gramEnd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进行开孔补强。</w:t>
      </w:r>
      <w:r w:rsidR="0041718B">
        <w:rPr>
          <w:rFonts w:ascii="微软雅黑" w:hAnsi="微软雅黑" w:hint="eastAsia"/>
          <w:color w:val="000000" w:themeColor="text1"/>
          <w:sz w:val="18"/>
          <w:szCs w:val="20"/>
        </w:rPr>
        <w:t>（2</w:t>
      </w:r>
      <w:r w:rsidR="0041718B">
        <w:rPr>
          <w:rFonts w:ascii="微软雅黑" w:hAnsi="微软雅黑"/>
          <w:color w:val="000000" w:themeColor="text1"/>
          <w:sz w:val="18"/>
          <w:szCs w:val="20"/>
        </w:rPr>
        <w:t>0250418</w:t>
      </w:r>
      <w:r w:rsidR="0041718B">
        <w:rPr>
          <w:rFonts w:ascii="微软雅黑" w:hAnsi="微软雅黑" w:hint="eastAsia"/>
          <w:color w:val="000000" w:themeColor="text1"/>
          <w:sz w:val="18"/>
          <w:szCs w:val="20"/>
        </w:rPr>
        <w:t>修订）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2.5.3.7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2.5.3.7</w:t>
      </w:r>
      <w:r w:rsidR="00A17A54">
        <w:rPr>
          <w:rFonts w:ascii="微软雅黑" w:hAnsi="微软雅黑" w:hint="eastAsia"/>
        </w:rPr>
        <w:t>.1）</w:t>
      </w:r>
    </w:p>
    <w:p w14:paraId="7E75155A" w14:textId="3875872C" w:rsidR="0041718B" w:rsidRPr="00753715" w:rsidRDefault="0041718B" w:rsidP="0041718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>
        <w:rPr>
          <w:rFonts w:ascii="微软雅黑" w:hAnsi="微软雅黑" w:hint="eastAsia"/>
          <w:color w:val="FF0000"/>
          <w:sz w:val="18"/>
          <w:szCs w:val="20"/>
        </w:rPr>
        <w:t>壳程圆筒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不使用补强</w:t>
      </w:r>
      <w:proofErr w:type="gramStart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圈结构</w:t>
      </w:r>
      <w:proofErr w:type="gramEnd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进行开孔补强。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（2</w:t>
      </w:r>
      <w:r>
        <w:rPr>
          <w:rFonts w:ascii="微软雅黑" w:hAnsi="微软雅黑"/>
          <w:color w:val="000000" w:themeColor="text1"/>
          <w:sz w:val="18"/>
          <w:szCs w:val="20"/>
        </w:rPr>
        <w:t>0250418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修订）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2.5.3.8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2.5.3.8</w:t>
      </w:r>
      <w:r w:rsidR="00A17A54">
        <w:rPr>
          <w:rFonts w:ascii="微软雅黑" w:hAnsi="微软雅黑" w:hint="eastAsia"/>
        </w:rPr>
        <w:t>.1）</w:t>
      </w:r>
    </w:p>
    <w:p w14:paraId="6CC10971" w14:textId="3529A45C" w:rsidR="0041718B" w:rsidRPr="00753715" w:rsidRDefault="0041718B" w:rsidP="0041718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>
        <w:rPr>
          <w:rFonts w:ascii="微软雅黑" w:hAnsi="微软雅黑" w:hint="eastAsia"/>
          <w:color w:val="FF0000"/>
          <w:sz w:val="18"/>
          <w:szCs w:val="20"/>
        </w:rPr>
        <w:t>封头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不使用补强</w:t>
      </w:r>
      <w:proofErr w:type="gramStart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圈结构</w:t>
      </w:r>
      <w:proofErr w:type="gramEnd"/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进行开孔补强。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（2</w:t>
      </w:r>
      <w:r>
        <w:rPr>
          <w:rFonts w:ascii="微软雅黑" w:hAnsi="微软雅黑"/>
          <w:color w:val="000000" w:themeColor="text1"/>
          <w:sz w:val="18"/>
          <w:szCs w:val="20"/>
        </w:rPr>
        <w:t>0250418</w:t>
      </w:r>
      <w:r>
        <w:rPr>
          <w:rFonts w:ascii="微软雅黑" w:hAnsi="微软雅黑" w:hint="eastAsia"/>
          <w:color w:val="000000" w:themeColor="text1"/>
          <w:sz w:val="18"/>
          <w:szCs w:val="20"/>
        </w:rPr>
        <w:t>修订）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2.5.3.9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2.5.3.9</w:t>
      </w:r>
      <w:r w:rsidR="00A17A54">
        <w:rPr>
          <w:rFonts w:ascii="微软雅黑" w:hAnsi="微软雅黑" w:hint="eastAsia"/>
        </w:rPr>
        <w:t>.1）</w:t>
      </w:r>
    </w:p>
    <w:p w14:paraId="3247903C" w14:textId="77777777" w:rsidR="0041718B" w:rsidRPr="00753715" w:rsidRDefault="0041718B" w:rsidP="00A17A54">
      <w:pPr>
        <w:pStyle w:val="a0"/>
        <w:ind w:left="780" w:firstLineChars="0" w:firstLine="0"/>
        <w:rPr>
          <w:rFonts w:ascii="微软雅黑" w:hAnsi="微软雅黑" w:hint="eastAsia"/>
          <w:color w:val="000000" w:themeColor="text1"/>
          <w:sz w:val="18"/>
          <w:szCs w:val="20"/>
        </w:rPr>
      </w:pPr>
    </w:p>
    <w:p w14:paraId="605C79F5" w14:textId="77777777" w:rsidR="00F07246" w:rsidRDefault="00464018" w:rsidP="00464018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</w:t>
      </w:r>
      <w:r w:rsidR="00D76D79">
        <w:rPr>
          <w:rFonts w:ascii="微软雅黑" w:hAnsi="微软雅黑" w:hint="eastAsia"/>
          <w:sz w:val="18"/>
          <w:szCs w:val="20"/>
        </w:rPr>
        <w:t>1</w:t>
      </w:r>
      <w:r>
        <w:rPr>
          <w:rFonts w:ascii="微软雅黑" w:hAnsi="微软雅黑" w:hint="eastAsia"/>
          <w:sz w:val="18"/>
          <w:szCs w:val="20"/>
        </w:rPr>
        <w:t>：第4条，对应“</w:t>
      </w:r>
      <w:r w:rsidRPr="00464018">
        <w:rPr>
          <w:rFonts w:ascii="微软雅黑" w:hAnsi="微软雅黑" w:hint="eastAsia"/>
          <w:sz w:val="18"/>
          <w:szCs w:val="20"/>
        </w:rPr>
        <w:t>元件材料型式表相关表达说明</w:t>
      </w:r>
      <w:r>
        <w:rPr>
          <w:rFonts w:ascii="微软雅黑" w:hAnsi="微软雅黑" w:hint="eastAsia"/>
          <w:sz w:val="18"/>
          <w:szCs w:val="20"/>
        </w:rPr>
        <w:t>”中标记项目，当本条款</w:t>
      </w:r>
      <w:proofErr w:type="gramStart"/>
      <w:r>
        <w:rPr>
          <w:rFonts w:ascii="微软雅黑" w:hAnsi="微软雅黑" w:hint="eastAsia"/>
          <w:sz w:val="18"/>
          <w:szCs w:val="20"/>
        </w:rPr>
        <w:t>不</w:t>
      </w:r>
      <w:proofErr w:type="gramEnd"/>
      <w:r>
        <w:rPr>
          <w:rFonts w:ascii="微软雅黑" w:hAnsi="微软雅黑" w:hint="eastAsia"/>
          <w:sz w:val="18"/>
          <w:szCs w:val="20"/>
        </w:rPr>
        <w:t>选中时，为“0”</w:t>
      </w:r>
      <w:r w:rsidR="00D76D79">
        <w:rPr>
          <w:rFonts w:ascii="微软雅黑" w:hAnsi="微软雅黑" w:hint="eastAsia"/>
          <w:sz w:val="18"/>
          <w:szCs w:val="20"/>
        </w:rPr>
        <w:t>；选中时，按预定义。</w:t>
      </w:r>
    </w:p>
    <w:p w14:paraId="56BFA802" w14:textId="77777777" w:rsidR="00464018" w:rsidRDefault="00464018" w:rsidP="00464018">
      <w:pPr>
        <w:jc w:val="center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/>
          <w:noProof/>
          <w:sz w:val="18"/>
          <w:szCs w:val="20"/>
        </w:rPr>
        <w:drawing>
          <wp:inline distT="0" distB="0" distL="0" distR="0" wp14:anchorId="59BEF630" wp14:editId="5EB6E8D0">
            <wp:extent cx="3755965" cy="720000"/>
            <wp:effectExtent l="0" t="0" r="0" b="4445"/>
            <wp:docPr id="3" name="图片 3" descr="C:\Users\Administrator\AppData\Local\Temp\tianruoocr\截图_20230226100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tianruoocr\截图_2023022610095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96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462C" w14:textId="77777777" w:rsidR="00F07246" w:rsidRPr="00D76D79" w:rsidRDefault="00D76D79">
      <w:pPr>
        <w:rPr>
          <w:rFonts w:ascii="微软雅黑" w:hAnsi="微软雅黑" w:hint="eastAsia"/>
          <w:sz w:val="18"/>
          <w:szCs w:val="20"/>
        </w:rPr>
      </w:pPr>
      <w:r w:rsidRPr="00D76D79">
        <w:rPr>
          <w:rFonts w:ascii="微软雅黑" w:hAnsi="微软雅黑" w:hint="eastAsia"/>
          <w:sz w:val="18"/>
          <w:szCs w:val="20"/>
        </w:rPr>
        <w:t>注2：第5条，为必选项，</w:t>
      </w:r>
      <w:proofErr w:type="gramStart"/>
      <w:r w:rsidRPr="00D76D79">
        <w:rPr>
          <w:rFonts w:ascii="微软雅黑" w:hAnsi="微软雅黑" w:hint="eastAsia"/>
          <w:sz w:val="18"/>
          <w:szCs w:val="20"/>
        </w:rPr>
        <w:t>即总是</w:t>
      </w:r>
      <w:proofErr w:type="gramEnd"/>
      <w:r w:rsidRPr="00D76D79">
        <w:rPr>
          <w:rFonts w:ascii="微软雅黑" w:hAnsi="微软雅黑" w:hint="eastAsia"/>
          <w:sz w:val="18"/>
          <w:szCs w:val="20"/>
        </w:rPr>
        <w:t>“√”，用户不可修改。</w:t>
      </w:r>
    </w:p>
    <w:p w14:paraId="5999B99C" w14:textId="77777777" w:rsidR="00F07246" w:rsidRDefault="00753715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注3：第7条，为结构调整（非新增项目）。</w:t>
      </w:r>
    </w:p>
    <w:p w14:paraId="79727547" w14:textId="77777777" w:rsidR="00753715" w:rsidRDefault="00753715" w:rsidP="00753715">
      <w:pPr>
        <w:pStyle w:val="4"/>
        <w:numPr>
          <w:ilvl w:val="0"/>
          <w:numId w:val="16"/>
        </w:numPr>
        <w:rPr>
          <w:rFonts w:ascii="微软雅黑" w:hAnsi="微软雅黑" w:hint="eastAsia"/>
        </w:rPr>
      </w:pPr>
      <w:r w:rsidRPr="00753715">
        <w:rPr>
          <w:rFonts w:ascii="微软雅黑" w:hAnsi="微软雅黑" w:hint="eastAsia"/>
        </w:rPr>
        <w:lastRenderedPageBreak/>
        <w:t>补强圈</w:t>
      </w:r>
      <w:r>
        <w:rPr>
          <w:rFonts w:ascii="微软雅黑" w:hAnsi="微软雅黑" w:hint="eastAsia"/>
        </w:rPr>
        <w:t>的使用限制</w:t>
      </w:r>
    </w:p>
    <w:p w14:paraId="370A1C4E" w14:textId="77777777" w:rsidR="00753715" w:rsidRPr="00753715" w:rsidRDefault="00753715" w:rsidP="00753715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753715">
        <w:rPr>
          <w:rFonts w:ascii="微软雅黑" w:hAnsi="微软雅黑" w:hint="eastAsia"/>
          <w:sz w:val="18"/>
          <w:szCs w:val="20"/>
        </w:rPr>
        <w:t>同时满足下列条款时，使用补强</w:t>
      </w:r>
      <w:proofErr w:type="gramStart"/>
      <w:r w:rsidRPr="00753715">
        <w:rPr>
          <w:rFonts w:ascii="微软雅黑" w:hAnsi="微软雅黑" w:hint="eastAsia"/>
          <w:sz w:val="18"/>
          <w:szCs w:val="20"/>
        </w:rPr>
        <w:t>圈结构</w:t>
      </w:r>
      <w:proofErr w:type="gramEnd"/>
      <w:r w:rsidRPr="00753715">
        <w:rPr>
          <w:rFonts w:ascii="微软雅黑" w:hAnsi="微软雅黑" w:hint="eastAsia"/>
          <w:sz w:val="18"/>
          <w:szCs w:val="20"/>
        </w:rPr>
        <w:t>进行开孔补强：</w:t>
      </w:r>
    </w:p>
    <w:p w14:paraId="19ECAB63" w14:textId="0069B9B2" w:rsidR="00753715" w:rsidRPr="00753715" w:rsidRDefault="00753715" w:rsidP="0075371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设计压力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&lt;</w:t>
      </w:r>
      <w:r w:rsidRPr="00753715">
        <w:rPr>
          <w:rFonts w:ascii="微软雅黑" w:hAnsi="微软雅黑"/>
          <w:b/>
          <w:color w:val="FF0000"/>
          <w:sz w:val="18"/>
          <w:szCs w:val="20"/>
        </w:rPr>
        <w:t>6.4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MPa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2.5.4.1</w:t>
      </w:r>
      <w:r w:rsidR="00A17A54">
        <w:rPr>
          <w:rFonts w:ascii="微软雅黑" w:hAnsi="微软雅黑" w:hint="eastAsia"/>
        </w:rPr>
        <w:t>）</w:t>
      </w:r>
    </w:p>
    <w:p w14:paraId="2777C0A5" w14:textId="46806B23" w:rsidR="00753715" w:rsidRPr="00753715" w:rsidRDefault="00753715" w:rsidP="0075371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753715">
        <w:rPr>
          <w:rFonts w:ascii="微软雅黑" w:hAnsi="微软雅黑"/>
          <w:b/>
          <w:color w:val="FF0000"/>
          <w:sz w:val="18"/>
          <w:szCs w:val="20"/>
        </w:rPr>
        <w:t>-20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℃ ≤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设计温度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≤</w:t>
      </w:r>
      <w:r w:rsidRPr="00753715">
        <w:rPr>
          <w:rFonts w:ascii="微软雅黑" w:hAnsi="微软雅黑"/>
          <w:b/>
          <w:color w:val="FF0000"/>
          <w:sz w:val="18"/>
          <w:szCs w:val="20"/>
        </w:rPr>
        <w:t>350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℃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2.5.4.2.1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2.5.4.2.</w:t>
      </w:r>
      <w:r w:rsidR="00A17A54">
        <w:rPr>
          <w:rFonts w:ascii="微软雅黑" w:hAnsi="微软雅黑" w:hint="eastAsia"/>
        </w:rPr>
        <w:t>2）</w:t>
      </w:r>
    </w:p>
    <w:p w14:paraId="38263EF3" w14:textId="1AE0B246" w:rsidR="00753715" w:rsidRPr="00753715" w:rsidRDefault="00753715" w:rsidP="0075371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钢材的标准抗拉强度下限值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m</m:t>
            </m:r>
          </m:sub>
        </m:sSub>
      </m:oMath>
      <w:r w:rsidRPr="00753715">
        <w:rPr>
          <w:rFonts w:ascii="微软雅黑" w:hAnsi="微软雅黑"/>
          <w:color w:val="000000" w:themeColor="text1"/>
          <w:sz w:val="18"/>
          <w:szCs w:val="20"/>
        </w:rPr>
        <w:t>&lt;</w:t>
      </w:r>
      <w:r w:rsidRPr="00753715">
        <w:rPr>
          <w:rFonts w:ascii="微软雅黑" w:hAnsi="微软雅黑"/>
          <w:b/>
          <w:color w:val="FF0000"/>
          <w:sz w:val="18"/>
          <w:szCs w:val="20"/>
        </w:rPr>
        <w:t>540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MPa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2.5.4.3</w:t>
      </w:r>
      <w:r w:rsidR="00A17A54">
        <w:rPr>
          <w:rFonts w:ascii="微软雅黑" w:hAnsi="微软雅黑" w:hint="eastAsia"/>
        </w:rPr>
        <w:t>）</w:t>
      </w:r>
    </w:p>
    <w:p w14:paraId="2E49D548" w14:textId="091A963B" w:rsidR="00753715" w:rsidRPr="00753715" w:rsidRDefault="00753715" w:rsidP="0075371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壳体名义厚度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18"/>
            <w:szCs w:val="20"/>
          </w:rPr>
          <m:t>≤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38</m:t>
        </m:r>
      </m:oMath>
      <w:r w:rsidRPr="00753715">
        <w:rPr>
          <w:rFonts w:ascii="微软雅黑" w:hAnsi="微软雅黑"/>
          <w:color w:val="000000" w:themeColor="text1"/>
          <w:sz w:val="18"/>
          <w:szCs w:val="20"/>
        </w:rPr>
        <w:t>mm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2.5.4.</w:t>
      </w:r>
      <w:r w:rsidR="00A17A54">
        <w:rPr>
          <w:rFonts w:ascii="微软雅黑" w:hAnsi="微软雅黑" w:hint="eastAsia"/>
        </w:rPr>
        <w:t>4）</w:t>
      </w:r>
    </w:p>
    <w:p w14:paraId="6187FF4D" w14:textId="533CFA5D" w:rsidR="00753715" w:rsidRPr="00753715" w:rsidRDefault="00753715" w:rsidP="00753715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color w:val="000000" w:themeColor="text1"/>
          <w:sz w:val="18"/>
          <w:szCs w:val="20"/>
        </w:rPr>
      </w:pPr>
      <w:r w:rsidRPr="00753715">
        <w:rPr>
          <w:rFonts w:ascii="微软雅黑" w:hAnsi="微软雅黑"/>
          <w:b/>
          <w:color w:val="FF0000"/>
          <w:sz w:val="18"/>
          <w:szCs w:val="20"/>
        </w:rPr>
        <w:t>0.25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18"/>
            <w:szCs w:val="20"/>
          </w:rPr>
          <m:t> </m:t>
        </m:r>
      </m:oMath>
      <w:r w:rsidRPr="00753715">
        <w:rPr>
          <w:rFonts w:ascii="微软雅黑" w:hAnsi="微软雅黑"/>
          <w:color w:val="000000" w:themeColor="text1"/>
          <w:sz w:val="18"/>
          <w:szCs w:val="20"/>
        </w:rPr>
        <w:t>≤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补强圈厚度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≤</w:t>
      </w:r>
      <w:r w:rsidRPr="00753715">
        <w:rPr>
          <w:rFonts w:ascii="微软雅黑" w:hAnsi="微软雅黑"/>
          <w:b/>
          <w:color w:val="FF0000"/>
          <w:sz w:val="18"/>
          <w:szCs w:val="20"/>
        </w:rPr>
        <w:t>1.5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20"/>
              </w:rPr>
              <m:t>n</m:t>
            </m:r>
          </m:sub>
        </m:sSub>
      </m:oMath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及最大厚度限制值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 xml:space="preserve"> (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碳钢：</w:t>
      </w:r>
      <w:r w:rsidRPr="00753715">
        <w:rPr>
          <w:rFonts w:ascii="微软雅黑" w:hAnsi="微软雅黑"/>
          <w:b/>
          <w:color w:val="FF0000"/>
          <w:sz w:val="18"/>
          <w:szCs w:val="20"/>
        </w:rPr>
        <w:t>32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mm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；</w:t>
      </w:r>
      <w:r w:rsidRPr="00753715">
        <w:rPr>
          <w:rFonts w:ascii="微软雅黑" w:hAnsi="微软雅黑"/>
          <w:color w:val="000000" w:themeColor="text1"/>
          <w:sz w:val="18"/>
          <w:szCs w:val="20"/>
        </w:rPr>
        <w:t>Q345R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：</w:t>
      </w:r>
      <w:r w:rsidRPr="00753715">
        <w:rPr>
          <w:rFonts w:ascii="微软雅黑" w:hAnsi="微软雅黑"/>
          <w:b/>
          <w:color w:val="FF0000"/>
          <w:sz w:val="18"/>
          <w:szCs w:val="20"/>
        </w:rPr>
        <w:t>30</w:t>
      </w:r>
      <w:proofErr w:type="gramStart"/>
      <w:r w:rsidRPr="00753715">
        <w:rPr>
          <w:rFonts w:ascii="微软雅黑" w:hAnsi="微软雅黑"/>
          <w:color w:val="000000" w:themeColor="text1"/>
          <w:sz w:val="18"/>
          <w:szCs w:val="20"/>
        </w:rPr>
        <w:t>mm)</w:t>
      </w:r>
      <w:r w:rsidRPr="00753715">
        <w:rPr>
          <w:rFonts w:ascii="微软雅黑" w:hAnsi="微软雅黑" w:hint="eastAsia"/>
          <w:color w:val="000000" w:themeColor="text1"/>
          <w:sz w:val="18"/>
          <w:szCs w:val="20"/>
        </w:rPr>
        <w:t>。</w:t>
      </w:r>
      <w:proofErr w:type="gramEnd"/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2.5.4.5.1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2.5.4.5.</w:t>
      </w:r>
      <w:r w:rsidR="00A17A54">
        <w:rPr>
          <w:rFonts w:ascii="微软雅黑" w:hAnsi="微软雅黑" w:hint="eastAsia"/>
        </w:rPr>
        <w:t>2）（id：</w:t>
      </w:r>
      <w:r w:rsidR="00A17A54" w:rsidRPr="00A17A54">
        <w:rPr>
          <w:rFonts w:ascii="微软雅黑" w:hAnsi="微软雅黑" w:hint="eastAsia"/>
        </w:rPr>
        <w:t>2.5.4.5.</w:t>
      </w:r>
      <w:r w:rsidR="00A17A54">
        <w:rPr>
          <w:rFonts w:ascii="微软雅黑" w:hAnsi="微软雅黑" w:hint="eastAsia"/>
        </w:rPr>
        <w:t>3）（id：</w:t>
      </w:r>
      <w:r w:rsidR="00A17A54" w:rsidRPr="00A17A54">
        <w:rPr>
          <w:rFonts w:ascii="微软雅黑" w:hAnsi="微软雅黑" w:hint="eastAsia"/>
        </w:rPr>
        <w:t>2.5.4.5.</w:t>
      </w:r>
      <w:r w:rsidR="00A17A54">
        <w:rPr>
          <w:rFonts w:ascii="微软雅黑" w:hAnsi="微软雅黑" w:hint="eastAsia"/>
        </w:rPr>
        <w:t>4）</w:t>
      </w:r>
    </w:p>
    <w:p w14:paraId="395A0623" w14:textId="77777777" w:rsidR="005475EB" w:rsidRPr="005475EB" w:rsidRDefault="005475EB" w:rsidP="005475EB">
      <w:pPr>
        <w:pStyle w:val="4"/>
        <w:numPr>
          <w:ilvl w:val="0"/>
          <w:numId w:val="16"/>
        </w:numPr>
        <w:rPr>
          <w:rFonts w:ascii="微软雅黑" w:hAnsi="微软雅黑" w:hint="eastAsia"/>
        </w:rPr>
      </w:pPr>
      <w:r w:rsidRPr="005475EB">
        <w:rPr>
          <w:rFonts w:ascii="微软雅黑" w:hAnsi="微软雅黑" w:hint="eastAsia"/>
        </w:rPr>
        <w:t>补强</w:t>
      </w:r>
      <w:proofErr w:type="gramStart"/>
      <w:r w:rsidRPr="005475EB">
        <w:rPr>
          <w:rFonts w:ascii="微软雅黑" w:hAnsi="微软雅黑" w:hint="eastAsia"/>
        </w:rPr>
        <w:t>圈结构</w:t>
      </w:r>
      <w:proofErr w:type="gramEnd"/>
      <w:r w:rsidRPr="005475EB">
        <w:rPr>
          <w:rFonts w:ascii="微软雅黑" w:hAnsi="微软雅黑" w:hint="eastAsia"/>
        </w:rPr>
        <w:t>尺寸的确定：</w:t>
      </w:r>
    </w:p>
    <w:p w14:paraId="4DAA4C66" w14:textId="47F1BD52" w:rsidR="005475EB" w:rsidRPr="005475EB" w:rsidRDefault="005475EB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5475EB">
        <w:rPr>
          <w:rFonts w:ascii="微软雅黑" w:hAnsi="微软雅黑" w:hint="eastAsia"/>
          <w:sz w:val="18"/>
          <w:szCs w:val="20"/>
        </w:rPr>
        <w:t>满足</w:t>
      </w:r>
      <w:r w:rsidRPr="005475EB">
        <w:rPr>
          <w:rFonts w:ascii="微软雅黑" w:hAnsi="微软雅黑"/>
          <w:sz w:val="18"/>
          <w:szCs w:val="20"/>
        </w:rPr>
        <w:t>JB/T 4736《</w:t>
      </w:r>
      <w:r w:rsidRPr="005475EB">
        <w:rPr>
          <w:rFonts w:ascii="微软雅黑" w:hAnsi="微软雅黑" w:hint="eastAsia"/>
          <w:sz w:val="18"/>
          <w:szCs w:val="20"/>
        </w:rPr>
        <w:t>补强圈》标准中表列的结构尺寸；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2.5.5.1</w:t>
      </w:r>
      <w:r w:rsidR="00A17A54">
        <w:rPr>
          <w:rFonts w:ascii="微软雅黑" w:hAnsi="微软雅黑" w:hint="eastAsia"/>
        </w:rPr>
        <w:t>）</w:t>
      </w:r>
    </w:p>
    <w:p w14:paraId="1941BD2C" w14:textId="76585E67" w:rsidR="005475EB" w:rsidRPr="005475EB" w:rsidRDefault="005475EB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5475EB">
        <w:rPr>
          <w:rFonts w:ascii="微软雅黑" w:hAnsi="微软雅黑" w:hint="eastAsia"/>
          <w:sz w:val="18"/>
          <w:szCs w:val="20"/>
        </w:rPr>
        <w:t>补强圈厚度值优</w:t>
      </w:r>
      <w:r>
        <w:rPr>
          <w:rFonts w:ascii="微软雅黑" w:hAnsi="微软雅黑" w:hint="eastAsia"/>
          <w:sz w:val="18"/>
          <w:szCs w:val="20"/>
        </w:rPr>
        <w:t>先</w:t>
      </w:r>
      <w:r w:rsidRPr="005475EB">
        <w:rPr>
          <w:rFonts w:ascii="微软雅黑" w:hAnsi="微软雅黑" w:hint="eastAsia"/>
          <w:sz w:val="18"/>
          <w:szCs w:val="20"/>
        </w:rPr>
        <w:t>选</w:t>
      </w:r>
      <w:r w:rsidRPr="005475EB">
        <w:rPr>
          <w:rFonts w:ascii="微软雅黑" w:hAnsi="微软雅黑"/>
          <w:b/>
          <w:color w:val="FF0000"/>
          <w:sz w:val="18"/>
          <w:szCs w:val="20"/>
        </w:rPr>
        <w:t>1.0</w:t>
      </w:r>
      <w:r w:rsidRPr="005475EB">
        <w:rPr>
          <w:rFonts w:ascii="微软雅黑" w:hAnsi="微软雅黑" w:hint="eastAsia"/>
          <w:sz w:val="18"/>
          <w:szCs w:val="20"/>
        </w:rPr>
        <w:t>倍其附属壳体厚度；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2.5.5.2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2.5.5.2</w:t>
      </w:r>
      <w:r w:rsidR="00A17A54">
        <w:rPr>
          <w:rFonts w:ascii="微软雅黑" w:hAnsi="微软雅黑" w:hint="eastAsia"/>
        </w:rPr>
        <w:t>.1）</w:t>
      </w:r>
    </w:p>
    <w:p w14:paraId="0A030BD7" w14:textId="5165BAB9" w:rsidR="005475EB" w:rsidRPr="005475EB" w:rsidRDefault="005475EB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Pr="005475EB">
        <w:rPr>
          <w:rFonts w:ascii="微软雅黑" w:hAnsi="微软雅黑" w:hint="eastAsia"/>
          <w:sz w:val="18"/>
          <w:szCs w:val="20"/>
        </w:rPr>
        <w:t>补强圈</w:t>
      </w:r>
      <w:proofErr w:type="gramStart"/>
      <w:r w:rsidRPr="005475EB">
        <w:rPr>
          <w:rFonts w:ascii="微软雅黑" w:hAnsi="微软雅黑" w:hint="eastAsia"/>
          <w:sz w:val="18"/>
          <w:szCs w:val="20"/>
        </w:rPr>
        <w:t>外径值</w:t>
      </w:r>
      <w:proofErr w:type="gramEnd"/>
      <w:r w:rsidRPr="005475EB">
        <w:rPr>
          <w:rFonts w:ascii="微软雅黑" w:hAnsi="微软雅黑" w:hint="eastAsia"/>
          <w:sz w:val="18"/>
          <w:szCs w:val="20"/>
        </w:rPr>
        <w:t>应尽可能小，但补强圈最小宽度应≥</w:t>
      </w:r>
      <w:r w:rsidRPr="005475EB">
        <w:rPr>
          <w:rFonts w:ascii="微软雅黑" w:hAnsi="微软雅黑"/>
          <w:b/>
          <w:color w:val="FF0000"/>
          <w:sz w:val="18"/>
          <w:szCs w:val="20"/>
        </w:rPr>
        <w:t>40</w:t>
      </w:r>
      <w:r w:rsidRPr="005475EB">
        <w:rPr>
          <w:rFonts w:ascii="微软雅黑" w:hAnsi="微软雅黑"/>
          <w:sz w:val="18"/>
          <w:szCs w:val="20"/>
        </w:rPr>
        <w:t xml:space="preserve">mm </w:t>
      </w:r>
      <w:r w:rsidRPr="005475EB">
        <w:rPr>
          <w:rFonts w:ascii="微软雅黑" w:hAnsi="微软雅黑" w:hint="eastAsia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2.5.5.3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2.5.5.3</w:t>
      </w:r>
      <w:r w:rsidR="00A17A54">
        <w:rPr>
          <w:rFonts w:ascii="微软雅黑" w:hAnsi="微软雅黑" w:hint="eastAsia"/>
        </w:rPr>
        <w:t>.1）</w:t>
      </w:r>
    </w:p>
    <w:p w14:paraId="31E9FC31" w14:textId="263AB78B" w:rsidR="005475EB" w:rsidRDefault="005475EB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Pr="005475EB">
        <w:rPr>
          <w:rFonts w:ascii="微软雅黑" w:hAnsi="微软雅黑" w:hint="eastAsia"/>
          <w:sz w:val="18"/>
          <w:szCs w:val="20"/>
        </w:rPr>
        <w:t>补强圈</w:t>
      </w:r>
      <w:proofErr w:type="gramStart"/>
      <w:r w:rsidRPr="005475EB">
        <w:rPr>
          <w:rFonts w:ascii="微软雅黑" w:hAnsi="微软雅黑" w:hint="eastAsia"/>
          <w:sz w:val="18"/>
          <w:szCs w:val="20"/>
        </w:rPr>
        <w:t>外径值</w:t>
      </w:r>
      <w:proofErr w:type="gramEnd"/>
      <w:r w:rsidRPr="005475EB">
        <w:rPr>
          <w:rFonts w:ascii="微软雅黑" w:hAnsi="微软雅黑" w:hint="eastAsia"/>
          <w:sz w:val="18"/>
          <w:szCs w:val="20"/>
        </w:rPr>
        <w:t>应尽可能大，但不大于</w:t>
      </w:r>
      <w:r w:rsidRPr="005475EB">
        <w:rPr>
          <w:rFonts w:ascii="微软雅黑" w:hAnsi="微软雅黑"/>
          <w:b/>
          <w:color w:val="FF0000"/>
          <w:sz w:val="18"/>
          <w:szCs w:val="20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sz w:val="18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20"/>
              </w:rPr>
              <m:t>op</m:t>
            </m:r>
          </m:sub>
        </m:sSub>
      </m:oMath>
      <w:r w:rsidRPr="005475EB">
        <w:rPr>
          <w:rFonts w:ascii="微软雅黑" w:hAnsi="微软雅黑" w:hint="eastAsia"/>
          <w:sz w:val="18"/>
          <w:szCs w:val="20"/>
        </w:rPr>
        <w:t>。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2.5.5.4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2.5.5.4</w:t>
      </w:r>
      <w:r w:rsidR="00A17A54">
        <w:rPr>
          <w:rFonts w:ascii="微软雅黑" w:hAnsi="微软雅黑" w:hint="eastAsia"/>
        </w:rPr>
        <w:t>.1）</w:t>
      </w:r>
    </w:p>
    <w:p w14:paraId="3D6DEDE3" w14:textId="2D5FF2ED" w:rsidR="00F43DA2" w:rsidRPr="00F43DA2" w:rsidRDefault="00F43DA2" w:rsidP="00F43DA2">
      <w:pPr>
        <w:pStyle w:val="4"/>
        <w:numPr>
          <w:ilvl w:val="0"/>
          <w:numId w:val="16"/>
        </w:numPr>
        <w:rPr>
          <w:rFonts w:ascii="微软雅黑" w:hAnsi="微软雅黑" w:hint="eastAsia"/>
          <w:color w:val="0070C0"/>
        </w:rPr>
      </w:pPr>
      <w:r>
        <w:rPr>
          <w:rFonts w:ascii="微软雅黑" w:hAnsi="微软雅黑" w:hint="eastAsia"/>
        </w:rPr>
        <w:t xml:space="preserve">分析法一般要求 </w:t>
      </w:r>
      <w:r>
        <w:rPr>
          <w:rFonts w:ascii="微软雅黑" w:hAnsi="微软雅黑"/>
        </w:rPr>
        <w:t xml:space="preserve">     </w:t>
      </w:r>
      <w:r w:rsidRPr="00F43DA2">
        <w:rPr>
          <w:rFonts w:ascii="微软雅黑" w:hAnsi="微软雅黑" w:hint="eastAsia"/>
          <w:color w:val="0070C0"/>
        </w:rPr>
        <w:t>（</w:t>
      </w:r>
      <w:r w:rsidRPr="00F43DA2">
        <w:rPr>
          <w:rFonts w:ascii="微软雅黑" w:hAnsi="微软雅黑"/>
          <w:color w:val="0070C0"/>
        </w:rPr>
        <w:t>20240830</w:t>
      </w:r>
      <w:r w:rsidRPr="00F43DA2">
        <w:rPr>
          <w:rFonts w:ascii="微软雅黑" w:hAnsi="微软雅黑" w:hint="eastAsia"/>
          <w:color w:val="0070C0"/>
        </w:rPr>
        <w:t>新增需求）</w:t>
      </w:r>
    </w:p>
    <w:p w14:paraId="503D6400" w14:textId="62D62642" w:rsidR="00F43DA2" w:rsidRDefault="00F43DA2" w:rsidP="00F43DA2">
      <w:pPr>
        <w:rPr>
          <w:rFonts w:ascii="微软雅黑" w:hAnsi="微软雅黑" w:hint="eastAsia"/>
          <w:sz w:val="18"/>
          <w:szCs w:val="20"/>
        </w:rPr>
      </w:pPr>
    </w:p>
    <w:p w14:paraId="638810A9" w14:textId="329C25AF" w:rsidR="00F43DA2" w:rsidRPr="00F43DA2" w:rsidRDefault="00F43DA2" w:rsidP="00F43DA2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bCs/>
          <w:color w:val="0070C0"/>
          <w:sz w:val="18"/>
          <w:szCs w:val="20"/>
        </w:rPr>
      </w:pPr>
      <w:r w:rsidRPr="00F43DA2">
        <w:rPr>
          <w:rFonts w:ascii="微软雅黑" w:hAnsi="微软雅黑"/>
          <w:bCs/>
          <w:color w:val="0070C0"/>
          <w:sz w:val="18"/>
          <w:szCs w:val="20"/>
        </w:rPr>
        <w:t>圆筒、接管或补强件的材料，其标准室温屈服强度与标准抗拉强度下限值之比</w:t>
      </w:r>
      <m:oMath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eL</m:t>
            </m:r>
          </m:sub>
        </m:sSub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>/</m:t>
        </m:r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>≤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0.8</m:t>
        </m:r>
      </m:oMath>
      <w:r w:rsidRPr="00F43DA2">
        <w:rPr>
          <w:rFonts w:ascii="微软雅黑" w:hAnsi="微软雅黑"/>
          <w:bCs/>
          <w:color w:val="0070C0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2.5.6.1</w:t>
      </w:r>
      <w:r w:rsidR="00A17A54">
        <w:rPr>
          <w:rFonts w:ascii="微软雅黑" w:hAnsi="微软雅黑" w:hint="eastAsia"/>
        </w:rPr>
        <w:t>）</w:t>
      </w:r>
    </w:p>
    <w:p w14:paraId="2ECD7B5F" w14:textId="73272F91" w:rsidR="00F43DA2" w:rsidRPr="00F43DA2" w:rsidRDefault="00F43DA2" w:rsidP="00F43DA2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bCs/>
          <w:color w:val="0070C0"/>
          <w:sz w:val="18"/>
          <w:szCs w:val="20"/>
        </w:rPr>
      </w:pPr>
      <w:r w:rsidRPr="00F43DA2">
        <w:rPr>
          <w:rFonts w:ascii="微软雅黑" w:hAnsi="微软雅黑"/>
          <w:bCs/>
          <w:color w:val="0070C0"/>
          <w:sz w:val="18"/>
          <w:szCs w:val="20"/>
        </w:rPr>
        <w:t>对圆筒或接管进行整体补强，应满足补强范围尺寸(自接管、圆筒交线至补强区边缘的距离：对于圆筒</w:t>
      </w:r>
      <m:oMath>
        <m:r>
          <w:rPr>
            <w:rFonts w:ascii="Cambria Math" w:hAnsi="Cambria Math"/>
            <w:color w:val="0070C0"/>
            <w:sz w:val="18"/>
            <w:szCs w:val="20"/>
          </w:rPr>
          <m:t>l</m:t>
        </m:r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>&gt;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1</m:t>
        </m:r>
        <m:r>
          <m:rPr>
            <m:sty m:val="p"/>
          </m:rPr>
          <w:rPr>
            <w:rFonts w:ascii="Cambria Math" w:hAnsi="Cambria Math" w:hint="eastAsia"/>
            <w:color w:val="0070C0"/>
            <w:sz w:val="18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Cs/>
                    <w:color w:val="0070C0"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color w:val="0070C0"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n</m:t>
                </m:r>
              </m:sub>
            </m:sSub>
          </m:e>
        </m:rad>
      </m:oMath>
      <w:r w:rsidRPr="00F43DA2">
        <w:rPr>
          <w:rFonts w:ascii="微软雅黑" w:hAnsi="微软雅黑"/>
          <w:bCs/>
          <w:color w:val="0070C0"/>
          <w:sz w:val="18"/>
          <w:szCs w:val="20"/>
        </w:rPr>
        <w:t>，对于接管</w:t>
      </w:r>
      <m:oMath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l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>&gt;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1</m:t>
        </m:r>
        <m:r>
          <m:rPr>
            <m:sty m:val="p"/>
          </m:rPr>
          <w:rPr>
            <w:rFonts w:ascii="Cambria Math" w:hAnsi="Cambria Math" w:hint="eastAsia"/>
            <w:color w:val="0070C0"/>
            <w:sz w:val="18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Cs/>
                    <w:color w:val="0070C0"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color w:val="0070C0"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70C0"/>
                    <w:sz w:val="18"/>
                    <w:szCs w:val="20"/>
                  </w:rPr>
                  <m:t>nt</m:t>
                </m:r>
              </m:sub>
            </m:sSub>
          </m:e>
        </m:rad>
      </m:oMath>
      <w:r w:rsidRPr="00F43DA2">
        <w:rPr>
          <w:rFonts w:ascii="微软雅黑" w:hAnsi="微软雅黑"/>
          <w:bCs/>
          <w:color w:val="0070C0"/>
          <w:sz w:val="18"/>
          <w:szCs w:val="20"/>
        </w:rPr>
        <w:t>），或整体加厚圆筒体；补强范围内的A、B类焊接接头不得有任何超标缺陷，必要时应对此提出无损检测要求；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2.5.6.2.1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2.5.6.2.</w:t>
      </w:r>
      <w:r w:rsidR="00A17A54">
        <w:rPr>
          <w:rFonts w:ascii="微软雅黑" w:hAnsi="微软雅黑" w:hint="eastAsia"/>
        </w:rPr>
        <w:t>2）</w:t>
      </w:r>
    </w:p>
    <w:p w14:paraId="1C02BE76" w14:textId="7C794138" w:rsidR="00F43DA2" w:rsidRPr="00F43DA2" w:rsidRDefault="00F43DA2" w:rsidP="00F43DA2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bCs/>
          <w:color w:val="0070C0"/>
          <w:sz w:val="18"/>
          <w:szCs w:val="20"/>
        </w:rPr>
      </w:pPr>
      <w:r w:rsidRPr="00F43DA2">
        <w:rPr>
          <w:rFonts w:ascii="微软雅黑" w:hAnsi="微软雅黑"/>
          <w:bCs/>
          <w:color w:val="0070C0"/>
          <w:sz w:val="18"/>
          <w:szCs w:val="20"/>
        </w:rPr>
        <w:t>圆筒与接管之间角焊缝</w:t>
      </w:r>
      <w:proofErr w:type="gramStart"/>
      <w:r w:rsidRPr="00F43DA2">
        <w:rPr>
          <w:rFonts w:ascii="微软雅黑" w:hAnsi="微软雅黑"/>
          <w:bCs/>
          <w:color w:val="0070C0"/>
          <w:sz w:val="18"/>
          <w:szCs w:val="20"/>
        </w:rPr>
        <w:t>的焊脚尺寸</w:t>
      </w:r>
      <w:proofErr w:type="gramEnd"/>
      <w:r w:rsidRPr="00F43DA2">
        <w:rPr>
          <w:rFonts w:ascii="微软雅黑" w:hAnsi="微软雅黑"/>
          <w:bCs/>
          <w:color w:val="0070C0"/>
          <w:sz w:val="18"/>
          <w:szCs w:val="20"/>
        </w:rPr>
        <w:t>应分别不小于</w:t>
      </w:r>
      <w:r w:rsidR="00F47FD7" w:rsidRPr="00F47FD7">
        <w:rPr>
          <w:rFonts w:ascii="微软雅黑" w:hAnsi="微软雅黑" w:hint="eastAsia"/>
          <w:b/>
          <w:color w:val="FF0000"/>
          <w:sz w:val="18"/>
          <w:szCs w:val="20"/>
        </w:rPr>
        <w:t>1</w:t>
      </w:r>
      <w:r w:rsidR="00F47FD7">
        <w:rPr>
          <w:rFonts w:ascii="微软雅黑" w:hAnsi="微软雅黑" w:hint="eastAsia"/>
          <w:bCs/>
          <w:color w:val="0070C0"/>
          <w:sz w:val="18"/>
          <w:szCs w:val="20"/>
        </w:rPr>
        <w:t>×</w:t>
      </w:r>
      <w:r w:rsidR="00F47FD7">
        <w:rPr>
          <w:rFonts w:ascii="微软雅黑" w:hAnsi="微软雅黑"/>
          <w:bCs/>
          <w:color w:val="0070C0"/>
          <w:sz w:val="18"/>
          <w:szCs w:val="20"/>
        </w:rPr>
        <w:t>max(</w:t>
      </w:r>
      <m:oMath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 xml:space="preserve">/2 ,  </m:t>
        </m:r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nt</m:t>
            </m:r>
          </m:sub>
        </m:sSub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>/2</m:t>
        </m:r>
        <m:r>
          <w:rPr>
            <w:rFonts w:ascii="Cambria Math" w:hAnsi="Cambria Math"/>
            <w:color w:val="0070C0"/>
            <w:sz w:val="18"/>
            <w:szCs w:val="20"/>
          </w:rPr>
          <m:t>)</m:t>
        </m:r>
      </m:oMath>
      <w:r w:rsidR="00F47FD7">
        <w:rPr>
          <w:rFonts w:ascii="微软雅黑" w:hAnsi="微软雅黑" w:hint="eastAsia"/>
          <w:bCs/>
          <w:color w:val="0070C0"/>
          <w:sz w:val="18"/>
          <w:szCs w:val="20"/>
        </w:rPr>
        <w:t>,</w:t>
      </w:r>
      <w:r w:rsidR="00F47FD7" w:rsidRPr="00F47FD7">
        <w:rPr>
          <w:rFonts w:ascii="微软雅黑" w:hAnsi="微软雅黑"/>
          <w:bCs/>
          <w:color w:val="0070C0"/>
          <w:sz w:val="18"/>
          <w:szCs w:val="20"/>
        </w:rPr>
        <w:t xml:space="preserve"> </w:t>
      </w:r>
      <w:r w:rsidR="00F47FD7" w:rsidRPr="00F43DA2">
        <w:rPr>
          <w:rFonts w:ascii="微软雅黑" w:hAnsi="微软雅黑"/>
          <w:bCs/>
          <w:color w:val="0070C0"/>
          <w:sz w:val="18"/>
          <w:szCs w:val="20"/>
        </w:rPr>
        <w:t>接管内壁与圆筒内壁交线处圆角半径</w:t>
      </w:r>
      <w:r w:rsidR="00F47FD7">
        <w:rPr>
          <w:rFonts w:ascii="微软雅黑" w:hAnsi="微软雅黑" w:hint="eastAsia"/>
          <w:bCs/>
          <w:color w:val="0070C0"/>
          <w:sz w:val="18"/>
          <w:szCs w:val="20"/>
        </w:rPr>
        <w:t>R满足：</w:t>
      </w:r>
      <w:r w:rsidR="00F47FD7" w:rsidRPr="00F43DA2">
        <w:rPr>
          <w:rFonts w:ascii="微软雅黑" w:hAnsi="微软雅黑"/>
          <w:bCs/>
          <w:color w:val="0070C0"/>
          <w:sz w:val="18"/>
          <w:szCs w:val="20"/>
        </w:rPr>
        <w:t>在</w:t>
      </w:r>
      <m:oMath>
        <m:r>
          <m:rPr>
            <m:sty m:val="bi"/>
          </m:rPr>
          <w:rPr>
            <w:rFonts w:ascii="Cambria Math" w:hAnsi="Cambria Math"/>
            <w:color w:val="FF0000"/>
            <w:sz w:val="18"/>
            <w:szCs w:val="20"/>
          </w:rPr>
          <m:t>0.125</m:t>
        </m:r>
        <m:r>
          <w:rPr>
            <w:rFonts w:ascii="Cambria Math" w:hAnsi="Cambria Math" w:hint="eastAsia"/>
            <w:color w:val="0070C0"/>
            <w:sz w:val="18"/>
            <w:szCs w:val="20"/>
          </w:rPr>
          <m:t>×</m:t>
        </m:r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n</m:t>
            </m:r>
          </m:sub>
        </m:sSub>
        <m:r>
          <m:rPr>
            <m:lit/>
            <m:sty m:val="p"/>
          </m:rPr>
          <w:rPr>
            <w:rFonts w:ascii="Cambria Math" w:hAnsi="Cambria Math"/>
            <w:color w:val="0070C0"/>
            <w:sz w:val="18"/>
            <w:szCs w:val="20"/>
          </w:rPr>
          <m:t>/</m:t>
        </m:r>
        <m:r>
          <m:rPr>
            <m:sty m:val="p"/>
          </m:rPr>
          <w:rPr>
            <w:rFonts w:ascii="Cambria Math" w:hAnsi="Cambria Math"/>
            <w:color w:val="0070C0"/>
            <w:sz w:val="18"/>
            <w:szCs w:val="20"/>
          </w:rPr>
          <m:t>8≤R≤</m:t>
        </m:r>
        <m:r>
          <m:rPr>
            <m:sty m:val="b"/>
          </m:rPr>
          <w:rPr>
            <w:rFonts w:ascii="Cambria Math" w:hAnsi="Cambria Math"/>
            <w:color w:val="FF0000"/>
            <w:sz w:val="18"/>
            <w:szCs w:val="20"/>
          </w:rPr>
          <m:t>0.5</m:t>
        </m:r>
        <m:r>
          <w:rPr>
            <w:rFonts w:ascii="Cambria Math" w:hAnsi="Cambria Math" w:hint="eastAsia"/>
            <w:color w:val="0070C0"/>
            <w:sz w:val="18"/>
            <w:szCs w:val="20"/>
          </w:rPr>
          <m:t>×</m:t>
        </m:r>
        <m:sSub>
          <m:sSubPr>
            <m:ctrlPr>
              <w:rPr>
                <w:rFonts w:ascii="Cambria Math" w:hAnsi="Cambria Math"/>
                <w:bCs/>
                <w:color w:val="0070C0"/>
                <w:sz w:val="18"/>
                <w:szCs w:val="20"/>
              </w:rPr>
            </m:ctrlPr>
          </m:sSubPr>
          <m:e>
            <m:r>
              <w:rPr>
                <w:rFonts w:ascii="Cambria Math" w:hAnsi="Cambria Math"/>
                <w:color w:val="0070C0"/>
                <w:sz w:val="18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70C0"/>
                <w:sz w:val="18"/>
                <w:szCs w:val="20"/>
              </w:rPr>
              <m:t>n</m:t>
            </m:r>
          </m:sub>
        </m:sSub>
      </m:oMath>
      <w:r w:rsidRPr="00F43DA2">
        <w:rPr>
          <w:rFonts w:ascii="微软雅黑" w:hAnsi="微软雅黑"/>
          <w:bCs/>
          <w:color w:val="0070C0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A17A54" w:rsidRPr="00A17A54">
        <w:rPr>
          <w:rFonts w:ascii="微软雅黑" w:hAnsi="微软雅黑" w:hint="eastAsia"/>
        </w:rPr>
        <w:t>2.5.6.3.1</w:t>
      </w:r>
      <w:r w:rsidR="00A17A54">
        <w:rPr>
          <w:rFonts w:ascii="微软雅黑" w:hAnsi="微软雅黑" w:hint="eastAsia"/>
        </w:rPr>
        <w:t>）（id：</w:t>
      </w:r>
      <w:r w:rsidR="00A17A54" w:rsidRPr="00A17A54">
        <w:rPr>
          <w:rFonts w:ascii="微软雅黑" w:hAnsi="微软雅黑" w:hint="eastAsia"/>
        </w:rPr>
        <w:t>2.5.6.3.</w:t>
      </w:r>
      <w:r w:rsidR="00A17A54">
        <w:rPr>
          <w:rFonts w:ascii="微软雅黑" w:hAnsi="微软雅黑" w:hint="eastAsia"/>
        </w:rPr>
        <w:t>2）（id：</w:t>
      </w:r>
      <w:r w:rsidR="00A17A54" w:rsidRPr="00A17A54">
        <w:rPr>
          <w:rFonts w:ascii="微软雅黑" w:hAnsi="微软雅黑" w:hint="eastAsia"/>
        </w:rPr>
        <w:t>2.5.6.3.</w:t>
      </w:r>
      <w:r w:rsidR="00A17A54">
        <w:rPr>
          <w:rFonts w:ascii="微软雅黑" w:hAnsi="微软雅黑" w:hint="eastAsia"/>
        </w:rPr>
        <w:t>3）</w:t>
      </w:r>
    </w:p>
    <w:p w14:paraId="0EE5499B" w14:textId="77777777" w:rsidR="00F43DA2" w:rsidRPr="00F43DA2" w:rsidRDefault="00F43DA2" w:rsidP="00F43DA2">
      <w:pPr>
        <w:rPr>
          <w:rFonts w:ascii="微软雅黑" w:hAnsi="微软雅黑" w:hint="eastAsia"/>
          <w:sz w:val="18"/>
          <w:szCs w:val="20"/>
        </w:rPr>
      </w:pPr>
    </w:p>
    <w:p w14:paraId="787CA968" w14:textId="77777777" w:rsidR="00753715" w:rsidRPr="005475EB" w:rsidRDefault="005475EB" w:rsidP="005475EB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5475EB">
        <w:rPr>
          <w:rFonts w:ascii="微软雅黑" w:hAnsi="微软雅黑" w:hint="eastAsia"/>
        </w:rPr>
        <w:t>吊耳</w:t>
      </w:r>
    </w:p>
    <w:p w14:paraId="617BF12B" w14:textId="77777777" w:rsidR="005475EB" w:rsidRPr="005475EB" w:rsidRDefault="005475EB" w:rsidP="005475EB">
      <w:pPr>
        <w:pStyle w:val="4"/>
        <w:numPr>
          <w:ilvl w:val="0"/>
          <w:numId w:val="17"/>
        </w:numPr>
        <w:rPr>
          <w:rFonts w:ascii="微软雅黑" w:hAnsi="微软雅黑" w:hint="eastAsia"/>
        </w:rPr>
      </w:pPr>
      <w:proofErr w:type="gramStart"/>
      <w:r w:rsidRPr="005475EB">
        <w:rPr>
          <w:rFonts w:ascii="微软雅黑" w:hAnsi="微软雅黑" w:hint="eastAsia"/>
        </w:rPr>
        <w:t>当以下</w:t>
      </w:r>
      <w:proofErr w:type="gramEnd"/>
      <w:r w:rsidRPr="005475EB">
        <w:rPr>
          <w:rFonts w:ascii="微软雅黑" w:hAnsi="微软雅黑" w:hint="eastAsia"/>
        </w:rPr>
        <w:t>零部件重量超出限制值时，设置吊耳：</w:t>
      </w:r>
    </w:p>
    <w:p w14:paraId="6ADFD828" w14:textId="3652AC67" w:rsidR="005475EB" w:rsidRPr="005475EB" w:rsidRDefault="005475EB" w:rsidP="005475EB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proofErr w:type="gramStart"/>
      <w:r w:rsidRPr="005475EB">
        <w:rPr>
          <w:rFonts w:ascii="微软雅黑" w:hAnsi="微软雅黑" w:hint="eastAsia"/>
          <w:sz w:val="18"/>
          <w:szCs w:val="20"/>
        </w:rPr>
        <w:t>管箱</w:t>
      </w:r>
      <w:proofErr w:type="gramEnd"/>
      <w:r w:rsidRPr="005475EB">
        <w:rPr>
          <w:rFonts w:ascii="微软雅黑" w:hAnsi="微软雅黑" w:hint="eastAsia"/>
          <w:b/>
          <w:color w:val="FF0000"/>
          <w:sz w:val="18"/>
          <w:szCs w:val="20"/>
        </w:rPr>
        <w:t>5</w:t>
      </w:r>
      <w:r w:rsidRPr="005475EB">
        <w:rPr>
          <w:rFonts w:ascii="微软雅黑" w:hAnsi="微软雅黑"/>
          <w:b/>
          <w:color w:val="FF0000"/>
          <w:sz w:val="18"/>
          <w:szCs w:val="20"/>
        </w:rPr>
        <w:t>0</w:t>
      </w:r>
      <w:r w:rsidRPr="005475EB">
        <w:rPr>
          <w:rFonts w:ascii="微软雅黑" w:hAnsi="微软雅黑"/>
          <w:sz w:val="18"/>
          <w:szCs w:val="20"/>
        </w:rPr>
        <w:t>kg</w:t>
      </w:r>
      <w:r w:rsidRPr="005475EB">
        <w:rPr>
          <w:rFonts w:ascii="微软雅黑" w:hAnsi="微软雅黑" w:hint="eastAsia"/>
          <w:sz w:val="18"/>
          <w:szCs w:val="20"/>
        </w:rPr>
        <w:t>；</w:t>
      </w:r>
      <w:proofErr w:type="gramStart"/>
      <w:r w:rsidRPr="005475EB">
        <w:rPr>
          <w:rFonts w:ascii="微软雅黑" w:hAnsi="微软雅黑" w:hint="eastAsia"/>
          <w:sz w:val="18"/>
          <w:szCs w:val="20"/>
        </w:rPr>
        <w:t>管箱平盖</w:t>
      </w:r>
      <w:proofErr w:type="gramEnd"/>
      <w:r w:rsidRPr="005475EB">
        <w:rPr>
          <w:rFonts w:ascii="微软雅黑" w:hAnsi="微软雅黑"/>
          <w:b/>
          <w:color w:val="FF0000"/>
          <w:sz w:val="18"/>
          <w:szCs w:val="20"/>
        </w:rPr>
        <w:t>100</w:t>
      </w:r>
      <w:r w:rsidRPr="005475EB">
        <w:rPr>
          <w:rFonts w:ascii="微软雅黑" w:hAnsi="微软雅黑"/>
          <w:sz w:val="18"/>
          <w:szCs w:val="20"/>
        </w:rPr>
        <w:t>kg</w:t>
      </w:r>
      <w:r w:rsidRPr="005475EB">
        <w:rPr>
          <w:rFonts w:ascii="微软雅黑" w:hAnsi="微软雅黑" w:hint="eastAsia"/>
          <w:sz w:val="18"/>
          <w:szCs w:val="20"/>
        </w:rPr>
        <w:t>；外头盖</w:t>
      </w:r>
      <w:r w:rsidRPr="005475EB">
        <w:rPr>
          <w:rFonts w:ascii="微软雅黑" w:hAnsi="微软雅黑" w:hint="eastAsia"/>
          <w:b/>
          <w:color w:val="FF0000"/>
          <w:sz w:val="18"/>
          <w:szCs w:val="20"/>
        </w:rPr>
        <w:t>1</w:t>
      </w:r>
      <w:r w:rsidRPr="005475EB">
        <w:rPr>
          <w:rFonts w:ascii="微软雅黑" w:hAnsi="微软雅黑"/>
          <w:b/>
          <w:color w:val="FF0000"/>
          <w:sz w:val="18"/>
          <w:szCs w:val="20"/>
        </w:rPr>
        <w:t>00</w:t>
      </w:r>
      <w:r w:rsidRPr="005475EB">
        <w:rPr>
          <w:rFonts w:ascii="微软雅黑" w:hAnsi="微软雅黑"/>
          <w:sz w:val="18"/>
          <w:szCs w:val="20"/>
        </w:rPr>
        <w:t>kg</w:t>
      </w:r>
      <w:r w:rsidRPr="005475EB">
        <w:rPr>
          <w:rFonts w:ascii="微软雅黑" w:hAnsi="微软雅黑" w:hint="eastAsia"/>
          <w:sz w:val="18"/>
          <w:szCs w:val="20"/>
        </w:rPr>
        <w:t>；</w:t>
      </w:r>
      <w:proofErr w:type="gramStart"/>
      <w:r w:rsidRPr="005475EB">
        <w:rPr>
          <w:rFonts w:ascii="微软雅黑" w:hAnsi="微软雅黑" w:hint="eastAsia"/>
          <w:sz w:val="18"/>
          <w:szCs w:val="20"/>
        </w:rPr>
        <w:t>浮</w:t>
      </w:r>
      <w:proofErr w:type="gramEnd"/>
      <w:r w:rsidRPr="005475EB">
        <w:rPr>
          <w:rFonts w:ascii="微软雅黑" w:hAnsi="微软雅黑" w:hint="eastAsia"/>
          <w:sz w:val="18"/>
          <w:szCs w:val="20"/>
        </w:rPr>
        <w:t>头盖</w:t>
      </w:r>
      <w:r w:rsidRPr="005475EB">
        <w:rPr>
          <w:rFonts w:ascii="微软雅黑" w:hAnsi="微软雅黑"/>
          <w:b/>
          <w:color w:val="FF0000"/>
          <w:sz w:val="18"/>
          <w:szCs w:val="20"/>
        </w:rPr>
        <w:t>30</w:t>
      </w:r>
      <w:r w:rsidRPr="005475EB">
        <w:rPr>
          <w:rFonts w:ascii="微软雅黑" w:hAnsi="微软雅黑"/>
          <w:sz w:val="18"/>
          <w:szCs w:val="20"/>
        </w:rPr>
        <w:t>kg</w:t>
      </w:r>
      <w:r w:rsidRPr="005475EB">
        <w:rPr>
          <w:rFonts w:ascii="微软雅黑" w:hAnsi="微软雅黑" w:hint="eastAsia"/>
          <w:sz w:val="18"/>
          <w:szCs w:val="20"/>
        </w:rPr>
        <w:t>；</w:t>
      </w:r>
      <w:r w:rsidR="00A17A54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2.6.1.1</w:t>
      </w:r>
      <w:r w:rsidR="00A17A54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2.6.1.</w:t>
      </w:r>
      <w:r w:rsidR="003E0E41">
        <w:rPr>
          <w:rFonts w:ascii="微软雅黑" w:hAnsi="微软雅黑" w:hint="eastAsia"/>
        </w:rPr>
        <w:t>2</w:t>
      </w:r>
      <w:r w:rsidR="00A17A54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2.6.1.</w:t>
      </w:r>
      <w:r w:rsidR="003E0E41">
        <w:rPr>
          <w:rFonts w:ascii="微软雅黑" w:hAnsi="微软雅黑" w:hint="eastAsia"/>
        </w:rPr>
        <w:t>3</w:t>
      </w:r>
      <w:r w:rsidR="00A17A54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2.6.1.</w:t>
      </w:r>
      <w:r w:rsidR="003E0E41">
        <w:rPr>
          <w:rFonts w:ascii="微软雅黑" w:hAnsi="微软雅黑" w:hint="eastAsia"/>
        </w:rPr>
        <w:t>4</w:t>
      </w:r>
      <w:r w:rsidR="00A17A54">
        <w:rPr>
          <w:rFonts w:ascii="微软雅黑" w:hAnsi="微软雅黑" w:hint="eastAsia"/>
        </w:rPr>
        <w:t>）</w:t>
      </w:r>
    </w:p>
    <w:p w14:paraId="2874790F" w14:textId="77777777" w:rsidR="005475EB" w:rsidRPr="005475EB" w:rsidRDefault="005475EB" w:rsidP="005475EB">
      <w:pPr>
        <w:pStyle w:val="4"/>
        <w:numPr>
          <w:ilvl w:val="0"/>
          <w:numId w:val="17"/>
        </w:numPr>
        <w:rPr>
          <w:rFonts w:ascii="微软雅黑" w:hAnsi="微软雅黑" w:hint="eastAsia"/>
        </w:rPr>
      </w:pPr>
      <w:r w:rsidRPr="005475EB">
        <w:rPr>
          <w:rFonts w:ascii="微软雅黑" w:hAnsi="微软雅黑" w:hint="eastAsia"/>
        </w:rPr>
        <w:t>吊</w:t>
      </w:r>
      <w:proofErr w:type="gramStart"/>
      <w:r w:rsidRPr="005475EB">
        <w:rPr>
          <w:rFonts w:ascii="微软雅黑" w:hAnsi="微软雅黑" w:hint="eastAsia"/>
        </w:rPr>
        <w:t>耳设置</w:t>
      </w:r>
      <w:proofErr w:type="gramEnd"/>
      <w:r w:rsidRPr="005475EB">
        <w:rPr>
          <w:rFonts w:ascii="微软雅黑" w:hAnsi="微软雅黑" w:hint="eastAsia"/>
        </w:rPr>
        <w:t>规则</w:t>
      </w:r>
    </w:p>
    <w:p w14:paraId="1754F81D" w14:textId="201A8D6D" w:rsidR="005475EB" w:rsidRPr="005475EB" w:rsidRDefault="00831126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lastRenderedPageBreak/>
        <w:sym w:font="Wingdings" w:char="F0FE"/>
      </w:r>
      <w:r w:rsidR="005475EB" w:rsidRPr="005475EB">
        <w:rPr>
          <w:rFonts w:ascii="微软雅黑" w:hAnsi="微软雅黑" w:hint="eastAsia"/>
          <w:sz w:val="18"/>
          <w:szCs w:val="20"/>
        </w:rPr>
        <w:t>吊</w:t>
      </w:r>
      <w:proofErr w:type="gramStart"/>
      <w:r w:rsidR="005475EB" w:rsidRPr="005475EB">
        <w:rPr>
          <w:rFonts w:ascii="微软雅黑" w:hAnsi="微软雅黑" w:hint="eastAsia"/>
          <w:sz w:val="18"/>
          <w:szCs w:val="20"/>
        </w:rPr>
        <w:t>耳安全</w:t>
      </w:r>
      <w:proofErr w:type="gramEnd"/>
      <w:r w:rsidR="005475EB" w:rsidRPr="005475EB">
        <w:rPr>
          <w:rFonts w:ascii="微软雅黑" w:hAnsi="微软雅黑" w:hint="eastAsia"/>
          <w:sz w:val="18"/>
          <w:szCs w:val="20"/>
        </w:rPr>
        <w:t>余量系数</w:t>
      </w:r>
      <w:r w:rsidR="005475EB">
        <w:rPr>
          <w:rFonts w:ascii="微软雅黑" w:hAnsi="微软雅黑" w:hint="eastAsia"/>
          <w:sz w:val="18"/>
          <w:szCs w:val="20"/>
        </w:rPr>
        <w:t>取</w:t>
      </w:r>
      <w:r w:rsidR="005475EB" w:rsidRPr="005475EB">
        <w:rPr>
          <w:rFonts w:ascii="微软雅黑" w:hAnsi="微软雅黑"/>
          <w:b/>
          <w:color w:val="FF0000"/>
          <w:sz w:val="18"/>
          <w:szCs w:val="20"/>
        </w:rPr>
        <w:t>2</w:t>
      </w:r>
      <w:r w:rsidR="005475EB" w:rsidRPr="005475EB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2.6.2.1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2.6.2.1.1</w:t>
      </w:r>
      <w:r w:rsidR="003E0E41">
        <w:rPr>
          <w:rFonts w:ascii="微软雅黑" w:hAnsi="微软雅黑" w:hint="eastAsia"/>
        </w:rPr>
        <w:t>）</w:t>
      </w:r>
    </w:p>
    <w:p w14:paraId="31BF24D6" w14:textId="49D16166" w:rsidR="005475EB" w:rsidRDefault="00831126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="005475EB" w:rsidRPr="005475EB">
        <w:rPr>
          <w:rFonts w:ascii="微软雅黑" w:hAnsi="微软雅黑" w:hint="eastAsia"/>
          <w:sz w:val="18"/>
          <w:szCs w:val="20"/>
        </w:rPr>
        <w:t>吊</w:t>
      </w:r>
      <w:proofErr w:type="gramStart"/>
      <w:r w:rsidR="005475EB" w:rsidRPr="005475EB">
        <w:rPr>
          <w:rFonts w:ascii="微软雅黑" w:hAnsi="微软雅黑" w:hint="eastAsia"/>
          <w:sz w:val="18"/>
          <w:szCs w:val="20"/>
        </w:rPr>
        <w:t>耳结构</w:t>
      </w:r>
      <w:proofErr w:type="gramEnd"/>
      <w:r w:rsidR="005475EB" w:rsidRPr="005475EB">
        <w:rPr>
          <w:rFonts w:ascii="微软雅黑" w:hAnsi="微软雅黑" w:hint="eastAsia"/>
          <w:sz w:val="18"/>
          <w:szCs w:val="20"/>
        </w:rPr>
        <w:t>尺寸按</w:t>
      </w:r>
      <w:r w:rsidR="005475EB" w:rsidRPr="005475EB">
        <w:rPr>
          <w:rFonts w:ascii="微软雅黑" w:hAnsi="微软雅黑"/>
          <w:sz w:val="18"/>
          <w:szCs w:val="20"/>
        </w:rPr>
        <w:t>HG/T 21574-2018 《</w:t>
      </w:r>
      <w:r w:rsidR="005475EB" w:rsidRPr="005475EB">
        <w:rPr>
          <w:rFonts w:ascii="微软雅黑" w:hAnsi="微软雅黑" w:hint="eastAsia"/>
          <w:sz w:val="18"/>
          <w:szCs w:val="20"/>
        </w:rPr>
        <w:t>化工设备吊耳设计选用规范》选用。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2.6.2.2</w:t>
      </w:r>
      <w:r w:rsidR="003E0E41">
        <w:rPr>
          <w:rFonts w:ascii="微软雅黑" w:hAnsi="微软雅黑" w:hint="eastAsia"/>
        </w:rPr>
        <w:t>）</w:t>
      </w:r>
    </w:p>
    <w:p w14:paraId="0CF4F758" w14:textId="244A86B5" w:rsidR="005475EB" w:rsidRPr="005475EB" w:rsidRDefault="00831126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="005475EB" w:rsidRPr="005475EB">
        <w:rPr>
          <w:rFonts w:ascii="微软雅黑" w:hAnsi="微软雅黑" w:hint="eastAsia"/>
          <w:sz w:val="18"/>
          <w:szCs w:val="20"/>
        </w:rPr>
        <w:t>按</w:t>
      </w:r>
      <w:r w:rsidR="005475EB" w:rsidRPr="005475EB">
        <w:rPr>
          <w:rFonts w:ascii="微软雅黑" w:hAnsi="微软雅黑"/>
          <w:sz w:val="18"/>
          <w:szCs w:val="20"/>
        </w:rPr>
        <w:t>HG/T 21574-2018</w:t>
      </w:r>
      <w:r w:rsidR="005475EB" w:rsidRPr="005475EB">
        <w:rPr>
          <w:rFonts w:ascii="微软雅黑" w:hAnsi="微软雅黑" w:hint="eastAsia"/>
          <w:sz w:val="18"/>
          <w:szCs w:val="20"/>
        </w:rPr>
        <w:t>选用吊耳时，不考虑安全余量系数。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2.6.2.</w:t>
      </w:r>
      <w:r w:rsidR="003E0E41">
        <w:rPr>
          <w:rFonts w:ascii="微软雅黑" w:hAnsi="微软雅黑" w:hint="eastAsia"/>
        </w:rPr>
        <w:t>3）</w:t>
      </w:r>
    </w:p>
    <w:p w14:paraId="2CC19707" w14:textId="3F3CD0F7" w:rsidR="005475EB" w:rsidRDefault="00831126" w:rsidP="005475EB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5475EB" w:rsidRPr="005475EB">
        <w:rPr>
          <w:rFonts w:ascii="微软雅黑" w:hAnsi="微软雅黑" w:hint="eastAsia"/>
          <w:sz w:val="18"/>
          <w:szCs w:val="20"/>
        </w:rPr>
        <w:t>总是进行强度校核</w:t>
      </w:r>
      <w:r w:rsidR="005475EB" w:rsidRPr="005475EB">
        <w:rPr>
          <w:rFonts w:ascii="微软雅黑" w:hAnsi="微软雅黑"/>
          <w:sz w:val="18"/>
          <w:szCs w:val="20"/>
        </w:rPr>
        <w:t>(</w:t>
      </w:r>
      <w:proofErr w:type="gramStart"/>
      <w:r w:rsidR="005475EB" w:rsidRPr="005475EB">
        <w:rPr>
          <w:rFonts w:ascii="微软雅黑" w:hAnsi="微软雅黑" w:hint="eastAsia"/>
          <w:sz w:val="18"/>
          <w:szCs w:val="20"/>
        </w:rPr>
        <w:t>含按</w:t>
      </w:r>
      <w:proofErr w:type="gramEnd"/>
      <w:r w:rsidR="005475EB" w:rsidRPr="005475EB">
        <w:rPr>
          <w:rFonts w:ascii="微软雅黑" w:hAnsi="微软雅黑"/>
          <w:sz w:val="18"/>
          <w:szCs w:val="20"/>
        </w:rPr>
        <w:t>HG/T 21574-2018</w:t>
      </w:r>
      <w:r w:rsidR="005475EB" w:rsidRPr="005475EB">
        <w:rPr>
          <w:rFonts w:ascii="微软雅黑" w:hAnsi="微软雅黑" w:hint="eastAsia"/>
          <w:sz w:val="18"/>
          <w:szCs w:val="20"/>
        </w:rPr>
        <w:t>选用</w:t>
      </w:r>
      <w:r w:rsidR="005475EB" w:rsidRPr="005475EB">
        <w:rPr>
          <w:rFonts w:ascii="微软雅黑" w:hAnsi="微软雅黑"/>
          <w:sz w:val="18"/>
          <w:szCs w:val="20"/>
        </w:rPr>
        <w:t>)</w:t>
      </w:r>
      <w:r w:rsidR="005475EB" w:rsidRPr="005475EB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2.6.2.</w:t>
      </w:r>
      <w:r w:rsidR="003E0E41">
        <w:rPr>
          <w:rFonts w:ascii="微软雅黑" w:hAnsi="微软雅黑" w:hint="eastAsia"/>
        </w:rPr>
        <w:t>4）</w:t>
      </w:r>
    </w:p>
    <w:p w14:paraId="19CBB9E4" w14:textId="77777777" w:rsidR="00ED7086" w:rsidRPr="00ED7086" w:rsidRDefault="00ED7086" w:rsidP="00ED7086">
      <w:pPr>
        <w:pStyle w:val="4"/>
        <w:numPr>
          <w:ilvl w:val="0"/>
          <w:numId w:val="17"/>
        </w:numPr>
        <w:rPr>
          <w:rFonts w:ascii="微软雅黑" w:hAnsi="微软雅黑" w:hint="eastAsia"/>
        </w:rPr>
      </w:pPr>
      <w:r w:rsidRPr="00ED7086">
        <w:rPr>
          <w:rFonts w:ascii="微软雅黑" w:hAnsi="微软雅黑"/>
        </w:rPr>
        <w:t>HP</w:t>
      </w:r>
      <w:r w:rsidRPr="00ED7086">
        <w:rPr>
          <w:rFonts w:ascii="微软雅黑" w:hAnsi="微软雅黑" w:hint="eastAsia"/>
        </w:rPr>
        <w:t>吊耳设置</w:t>
      </w:r>
    </w:p>
    <w:p w14:paraId="37A72B35" w14:textId="758EE65F" w:rsidR="00ED7086" w:rsidRPr="00ED7086" w:rsidRDefault="00ED7086" w:rsidP="00ED7086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ED7086">
        <w:rPr>
          <w:rFonts w:ascii="微软雅黑" w:hAnsi="微软雅黑" w:hint="eastAsia"/>
          <w:sz w:val="18"/>
          <w:szCs w:val="20"/>
        </w:rPr>
        <w:t>当</w:t>
      </w:r>
      <w:r>
        <w:rPr>
          <w:rFonts w:ascii="微软雅黑" w:hAnsi="微软雅黑" w:hint="eastAsia"/>
          <w:sz w:val="18"/>
          <w:szCs w:val="20"/>
        </w:rPr>
        <w:t>容器</w:t>
      </w:r>
      <w:r w:rsidRPr="00ED7086">
        <w:rPr>
          <w:rFonts w:ascii="微软雅黑" w:hAnsi="微软雅黑" w:hint="eastAsia"/>
          <w:sz w:val="18"/>
          <w:szCs w:val="20"/>
        </w:rPr>
        <w:t>封头或筒节的名义厚度小于等于</w:t>
      </w:r>
      <w:r w:rsidRPr="00ED7086">
        <w:rPr>
          <w:rFonts w:ascii="微软雅黑" w:hAnsi="微软雅黑"/>
          <w:b/>
          <w:color w:val="FF0000"/>
          <w:sz w:val="18"/>
          <w:szCs w:val="20"/>
        </w:rPr>
        <w:t>40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时，吊耳厚度与</w:t>
      </w:r>
      <w:r>
        <w:rPr>
          <w:rFonts w:ascii="微软雅黑" w:hAnsi="微软雅黑" w:hint="eastAsia"/>
          <w:sz w:val="18"/>
          <w:szCs w:val="20"/>
        </w:rPr>
        <w:t>容器</w:t>
      </w:r>
      <w:r w:rsidRPr="00ED7086">
        <w:rPr>
          <w:rFonts w:ascii="微软雅黑" w:hAnsi="微软雅黑" w:hint="eastAsia"/>
          <w:sz w:val="18"/>
          <w:szCs w:val="20"/>
        </w:rPr>
        <w:t>封头或筒节名义厚度相同</w:t>
      </w:r>
      <w:r w:rsidRPr="00ED7086">
        <w:rPr>
          <w:rFonts w:ascii="微软雅黑" w:hAnsi="微软雅黑"/>
          <w:sz w:val="18"/>
          <w:szCs w:val="20"/>
        </w:rPr>
        <w:t>(</w:t>
      </w:r>
      <w:r w:rsidRPr="00ED7086">
        <w:rPr>
          <w:rFonts w:ascii="微软雅黑" w:hAnsi="微软雅黑" w:hint="eastAsia"/>
          <w:sz w:val="18"/>
          <w:szCs w:val="20"/>
        </w:rPr>
        <w:t>满足选用或计算要求时</w:t>
      </w:r>
      <w:r w:rsidRPr="00ED7086">
        <w:rPr>
          <w:rFonts w:ascii="微软雅黑" w:hAnsi="微软雅黑"/>
          <w:sz w:val="18"/>
          <w:szCs w:val="20"/>
        </w:rPr>
        <w:t>)</w:t>
      </w:r>
      <w:r w:rsidRPr="00ED7086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2.6.3.1</w:t>
      </w:r>
      <w:r w:rsidR="003E0E41">
        <w:rPr>
          <w:rFonts w:ascii="微软雅黑" w:hAnsi="微软雅黑" w:hint="eastAsia"/>
        </w:rPr>
        <w:t>）</w:t>
      </w:r>
    </w:p>
    <w:p w14:paraId="23315FC1" w14:textId="521C8479" w:rsidR="00ED7086" w:rsidRPr="00ED7086" w:rsidRDefault="00ED7086" w:rsidP="00ED7086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ED7086">
        <w:rPr>
          <w:rFonts w:ascii="微软雅黑" w:hAnsi="微软雅黑" w:hint="eastAsia"/>
          <w:sz w:val="18"/>
          <w:szCs w:val="20"/>
        </w:rPr>
        <w:t>如需</w:t>
      </w:r>
      <w:proofErr w:type="gramStart"/>
      <w:r w:rsidRPr="00ED7086">
        <w:rPr>
          <w:rFonts w:ascii="微软雅黑" w:hAnsi="微软雅黑" w:hint="eastAsia"/>
          <w:sz w:val="18"/>
          <w:szCs w:val="20"/>
        </w:rPr>
        <w:t>设置系揽环板</w:t>
      </w:r>
      <w:proofErr w:type="gramEnd"/>
      <w:r w:rsidRPr="00ED7086">
        <w:rPr>
          <w:rFonts w:ascii="微软雅黑" w:hAnsi="微软雅黑" w:hint="eastAsia"/>
          <w:sz w:val="18"/>
          <w:szCs w:val="20"/>
        </w:rPr>
        <w:t>时，</w:t>
      </w:r>
      <w:proofErr w:type="gramStart"/>
      <w:r w:rsidRPr="00ED7086">
        <w:rPr>
          <w:rFonts w:ascii="微软雅黑" w:hAnsi="微软雅黑" w:hint="eastAsia"/>
          <w:sz w:val="18"/>
          <w:szCs w:val="20"/>
        </w:rPr>
        <w:t>当吊耳</w:t>
      </w:r>
      <w:proofErr w:type="gramEnd"/>
      <w:r w:rsidRPr="00ED7086">
        <w:rPr>
          <w:rFonts w:ascii="微软雅黑" w:hAnsi="微软雅黑" w:hint="eastAsia"/>
          <w:sz w:val="18"/>
          <w:szCs w:val="20"/>
        </w:rPr>
        <w:t>的名义厚度小于等于</w:t>
      </w:r>
      <w:r w:rsidRPr="00ED7086">
        <w:rPr>
          <w:rFonts w:ascii="微软雅黑" w:hAnsi="微软雅黑"/>
          <w:b/>
          <w:color w:val="FF0000"/>
          <w:sz w:val="18"/>
          <w:szCs w:val="20"/>
        </w:rPr>
        <w:t>20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时，</w:t>
      </w:r>
      <w:proofErr w:type="gramStart"/>
      <w:r w:rsidRPr="00ED7086">
        <w:rPr>
          <w:rFonts w:ascii="微软雅黑" w:hAnsi="微软雅黑" w:hint="eastAsia"/>
          <w:sz w:val="18"/>
          <w:szCs w:val="20"/>
        </w:rPr>
        <w:t>系揽环板</w:t>
      </w:r>
      <w:proofErr w:type="gramEnd"/>
      <w:r w:rsidRPr="00ED7086">
        <w:rPr>
          <w:rFonts w:ascii="微软雅黑" w:hAnsi="微软雅黑" w:hint="eastAsia"/>
          <w:sz w:val="18"/>
          <w:szCs w:val="20"/>
        </w:rPr>
        <w:t>厚度与吊耳厚度相同，</w:t>
      </w:r>
      <w:proofErr w:type="gramStart"/>
      <w:r w:rsidRPr="00ED7086">
        <w:rPr>
          <w:rFonts w:ascii="微软雅黑" w:hAnsi="微软雅黑" w:hint="eastAsia"/>
          <w:sz w:val="18"/>
          <w:szCs w:val="20"/>
        </w:rPr>
        <w:t>当吊耳</w:t>
      </w:r>
      <w:proofErr w:type="gramEnd"/>
      <w:r w:rsidRPr="00ED7086">
        <w:rPr>
          <w:rFonts w:ascii="微软雅黑" w:hAnsi="微软雅黑" w:hint="eastAsia"/>
          <w:sz w:val="18"/>
          <w:szCs w:val="20"/>
        </w:rPr>
        <w:t>的名义厚度大于</w:t>
      </w:r>
      <w:r w:rsidRPr="00ED7086">
        <w:rPr>
          <w:rFonts w:ascii="微软雅黑" w:hAnsi="微软雅黑"/>
          <w:b/>
          <w:color w:val="FF0000"/>
          <w:sz w:val="18"/>
          <w:szCs w:val="20"/>
        </w:rPr>
        <w:t>20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时，</w:t>
      </w:r>
      <w:proofErr w:type="gramStart"/>
      <w:r w:rsidRPr="00ED7086">
        <w:rPr>
          <w:rFonts w:ascii="微软雅黑" w:hAnsi="微软雅黑" w:hint="eastAsia"/>
          <w:sz w:val="18"/>
          <w:szCs w:val="20"/>
        </w:rPr>
        <w:t>系揽环板</w:t>
      </w:r>
      <w:proofErr w:type="gramEnd"/>
      <w:r w:rsidRPr="00ED7086">
        <w:rPr>
          <w:rFonts w:ascii="微软雅黑" w:hAnsi="微软雅黑" w:hint="eastAsia"/>
          <w:sz w:val="18"/>
          <w:szCs w:val="20"/>
        </w:rPr>
        <w:t>厚度取</w:t>
      </w:r>
      <w:r w:rsidRPr="00ED7086">
        <w:rPr>
          <w:rFonts w:ascii="微软雅黑" w:hAnsi="微软雅黑"/>
          <w:b/>
          <w:color w:val="FF0000"/>
          <w:sz w:val="18"/>
          <w:szCs w:val="20"/>
        </w:rPr>
        <w:t>20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；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2.6.3.2.1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2.6.3.2.</w:t>
      </w:r>
      <w:r w:rsidR="003E0E41">
        <w:rPr>
          <w:rFonts w:ascii="微软雅黑" w:hAnsi="微软雅黑" w:hint="eastAsia"/>
        </w:rPr>
        <w:t>2）（id：</w:t>
      </w:r>
      <w:r w:rsidR="003E0E41" w:rsidRPr="003E0E41">
        <w:rPr>
          <w:rFonts w:ascii="微软雅黑" w:hAnsi="微软雅黑" w:hint="eastAsia"/>
        </w:rPr>
        <w:t>2.6.3.2.</w:t>
      </w:r>
      <w:r w:rsidR="003E0E41">
        <w:rPr>
          <w:rFonts w:ascii="微软雅黑" w:hAnsi="微软雅黑" w:hint="eastAsia"/>
        </w:rPr>
        <w:t>3）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819"/>
      </w:tblGrid>
      <w:tr w:rsidR="00ED7086" w14:paraId="6A34BB0F" w14:textId="77777777" w:rsidTr="00ED7086">
        <w:trPr>
          <w:jc w:val="center"/>
        </w:trPr>
        <w:tc>
          <w:tcPr>
            <w:tcW w:w="0" w:type="auto"/>
            <w:shd w:val="clear" w:color="auto" w:fill="FFFF00"/>
          </w:tcPr>
          <w:p w14:paraId="38333E3D" w14:textId="77777777" w:rsidR="00ED7086" w:rsidRDefault="00ED7086" w:rsidP="00ED7086">
            <w:pPr>
              <w:pStyle w:val="a0"/>
              <w:numPr>
                <w:ilvl w:val="0"/>
                <w:numId w:val="7"/>
              </w:numPr>
              <w:ind w:firstLineChars="0"/>
              <w:rPr>
                <w:rFonts w:ascii="微软雅黑" w:hAnsi="微软雅黑" w:hint="eastAsia"/>
                <w:sz w:val="18"/>
                <w:szCs w:val="20"/>
              </w:rPr>
            </w:pPr>
            <w:proofErr w:type="gramStart"/>
            <w:r w:rsidRPr="00ED7086">
              <w:rPr>
                <w:rFonts w:ascii="微软雅黑" w:hAnsi="微软雅黑" w:hint="eastAsia"/>
                <w:sz w:val="18"/>
                <w:szCs w:val="20"/>
              </w:rPr>
              <w:t>管箱吊</w:t>
            </w:r>
            <w:proofErr w:type="gramEnd"/>
            <w:r w:rsidRPr="00ED7086">
              <w:rPr>
                <w:rFonts w:ascii="微软雅黑" w:hAnsi="微软雅黑" w:hint="eastAsia"/>
                <w:sz w:val="18"/>
                <w:szCs w:val="20"/>
              </w:rPr>
              <w:t>耳型式选用</w:t>
            </w:r>
            <w:r w:rsidRPr="005475EB">
              <w:rPr>
                <w:rFonts w:ascii="微软雅黑" w:hAnsi="微软雅黑" w:hint="eastAsia"/>
                <w:sz w:val="18"/>
                <w:szCs w:val="20"/>
              </w:rPr>
              <w:t>：</w:t>
            </w:r>
          </w:p>
          <w:tbl>
            <w:tblPr>
              <w:tblW w:w="4000" w:type="pct"/>
              <w:jc w:val="center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284"/>
              <w:gridCol w:w="2284"/>
              <w:gridCol w:w="2314"/>
            </w:tblGrid>
            <w:tr w:rsidR="00ED7086" w:rsidRPr="005475EB" w14:paraId="6934BC35" w14:textId="77777777" w:rsidTr="00E22BE3">
              <w:trPr>
                <w:trHeight w:val="20"/>
                <w:jc w:val="center"/>
              </w:trPr>
              <w:tc>
                <w:tcPr>
                  <w:tcW w:w="2867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0E77CCF" w14:textId="77777777" w:rsidR="005475EB" w:rsidRPr="005475EB" w:rsidRDefault="00ED7086" w:rsidP="00E22BE3">
                  <w:pPr>
                    <w:spacing w:line="220" w:lineRule="exact"/>
                    <w:jc w:val="center"/>
                    <w:rPr>
                      <w:rFonts w:ascii="微软雅黑" w:hAnsi="微软雅黑" w:hint="eastAsia"/>
                      <w:sz w:val="17"/>
                      <w:szCs w:val="17"/>
                    </w:rPr>
                  </w:pPr>
                  <w:r>
                    <w:rPr>
                      <w:rFonts w:ascii="微软雅黑" w:hAnsi="微软雅黑" w:hint="eastAsia"/>
                      <w:sz w:val="17"/>
                      <w:szCs w:val="17"/>
                    </w:rPr>
                    <w:t>TP</w:t>
                  </w:r>
                </w:p>
              </w:tc>
              <w:tc>
                <w:tcPr>
                  <w:tcW w:w="28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BABD216" w14:textId="77777777" w:rsidR="005475EB" w:rsidRPr="005475EB" w:rsidRDefault="00ED7086" w:rsidP="00E22BE3">
                  <w:pPr>
                    <w:spacing w:line="220" w:lineRule="exact"/>
                    <w:jc w:val="center"/>
                    <w:rPr>
                      <w:rFonts w:ascii="微软雅黑" w:hAnsi="微软雅黑" w:hint="eastAsia"/>
                      <w:sz w:val="17"/>
                      <w:szCs w:val="17"/>
                    </w:rPr>
                  </w:pPr>
                  <w:r w:rsidRPr="005475EB">
                    <w:rPr>
                      <w:rFonts w:ascii="微软雅黑" w:hAnsi="微软雅黑" w:hint="eastAsia"/>
                      <w:sz w:val="17"/>
                      <w:szCs w:val="17"/>
                    </w:rPr>
                    <w:t>HP</w:t>
                  </w:r>
                </w:p>
              </w:tc>
              <w:tc>
                <w:tcPr>
                  <w:tcW w:w="28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9A77B5F" w14:textId="77777777" w:rsidR="005475EB" w:rsidRPr="005475EB" w:rsidRDefault="00ED7086" w:rsidP="00E22BE3">
                  <w:pPr>
                    <w:spacing w:line="220" w:lineRule="exact"/>
                    <w:jc w:val="center"/>
                    <w:rPr>
                      <w:rFonts w:ascii="微软雅黑" w:hAnsi="微软雅黑" w:hint="eastAsia"/>
                      <w:sz w:val="17"/>
                      <w:szCs w:val="17"/>
                    </w:rPr>
                  </w:pPr>
                  <w:r>
                    <w:rPr>
                      <w:rFonts w:ascii="微软雅黑" w:hAnsi="微软雅黑" w:hint="eastAsia"/>
                      <w:sz w:val="17"/>
                      <w:szCs w:val="17"/>
                    </w:rPr>
                    <w:t>AX</w:t>
                  </w:r>
                </w:p>
              </w:tc>
            </w:tr>
            <w:tr w:rsidR="00ED7086" w:rsidRPr="005475EB" w14:paraId="5F6A0028" w14:textId="77777777" w:rsidTr="00E22BE3">
              <w:trPr>
                <w:trHeight w:val="20"/>
                <w:jc w:val="center"/>
              </w:trPr>
              <w:tc>
                <w:tcPr>
                  <w:tcW w:w="2867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7252F26" w14:textId="77777777" w:rsidR="005475EB" w:rsidRPr="005475EB" w:rsidRDefault="00ED7086" w:rsidP="00E22BE3">
                  <w:pPr>
                    <w:spacing w:line="220" w:lineRule="exact"/>
                    <w:jc w:val="center"/>
                    <w:rPr>
                      <w:rFonts w:ascii="微软雅黑" w:hAnsi="微软雅黑" w:hint="eastAsia"/>
                      <w:sz w:val="17"/>
                      <w:szCs w:val="17"/>
                    </w:rPr>
                  </w:pPr>
                  <w:r w:rsidRPr="005475EB">
                    <w:rPr>
                      <w:rFonts w:ascii="微软雅黑" w:hAnsi="微软雅黑" w:hint="eastAsia"/>
                      <w:sz w:val="17"/>
                      <w:szCs w:val="17"/>
                    </w:rPr>
                    <w:t>≤3000kg</w:t>
                  </w:r>
                </w:p>
              </w:tc>
              <w:tc>
                <w:tcPr>
                  <w:tcW w:w="28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88E7BE0" w14:textId="77777777" w:rsidR="005475EB" w:rsidRPr="005475EB" w:rsidRDefault="00ED7086" w:rsidP="00E22BE3">
                  <w:pPr>
                    <w:spacing w:line="220" w:lineRule="exact"/>
                    <w:jc w:val="center"/>
                    <w:rPr>
                      <w:rFonts w:ascii="微软雅黑" w:hAnsi="微软雅黑" w:hint="eastAsia"/>
                      <w:sz w:val="17"/>
                      <w:szCs w:val="17"/>
                    </w:rPr>
                  </w:pPr>
                  <w:r w:rsidRPr="005475EB">
                    <w:rPr>
                      <w:rFonts w:ascii="微软雅黑" w:hAnsi="微软雅黑" w:hint="eastAsia"/>
                      <w:sz w:val="17"/>
                      <w:szCs w:val="17"/>
                    </w:rPr>
                    <w:t>≤</w:t>
                  </w:r>
                  <w:r>
                    <w:rPr>
                      <w:rFonts w:ascii="微软雅黑" w:hAnsi="微软雅黑" w:hint="eastAsia"/>
                      <w:sz w:val="17"/>
                      <w:szCs w:val="17"/>
                    </w:rPr>
                    <w:t>5000</w:t>
                  </w:r>
                  <w:r w:rsidRPr="005475EB">
                    <w:rPr>
                      <w:rFonts w:ascii="微软雅黑" w:hAnsi="微软雅黑" w:hint="eastAsia"/>
                      <w:sz w:val="17"/>
                      <w:szCs w:val="17"/>
                    </w:rPr>
                    <w:t>kg</w:t>
                  </w:r>
                </w:p>
              </w:tc>
              <w:tc>
                <w:tcPr>
                  <w:tcW w:w="28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D332D9E" w14:textId="77777777" w:rsidR="005475EB" w:rsidRPr="005475EB" w:rsidRDefault="00ED7086" w:rsidP="00E22BE3">
                  <w:pPr>
                    <w:spacing w:line="220" w:lineRule="exact"/>
                    <w:jc w:val="center"/>
                    <w:rPr>
                      <w:rFonts w:ascii="微软雅黑" w:hAnsi="微软雅黑" w:hint="eastAsia"/>
                      <w:sz w:val="17"/>
                      <w:szCs w:val="17"/>
                    </w:rPr>
                  </w:pPr>
                  <w:r w:rsidRPr="005475EB">
                    <w:rPr>
                      <w:rFonts w:ascii="微软雅黑" w:hAnsi="微软雅黑" w:hint="eastAsia"/>
                      <w:sz w:val="17"/>
                      <w:szCs w:val="17"/>
                    </w:rPr>
                    <w:t>≤</w:t>
                  </w:r>
                  <w:r>
                    <w:rPr>
                      <w:rFonts w:ascii="微软雅黑" w:hAnsi="微软雅黑" w:hint="eastAsia"/>
                      <w:sz w:val="17"/>
                      <w:szCs w:val="17"/>
                    </w:rPr>
                    <w:t>10000</w:t>
                  </w:r>
                  <w:r w:rsidRPr="005475EB">
                    <w:rPr>
                      <w:rFonts w:ascii="微软雅黑" w:hAnsi="微软雅黑" w:hint="eastAsia"/>
                      <w:sz w:val="17"/>
                      <w:szCs w:val="17"/>
                    </w:rPr>
                    <w:t>kg</w:t>
                  </w:r>
                </w:p>
              </w:tc>
            </w:tr>
          </w:tbl>
          <w:p w14:paraId="0094DED1" w14:textId="77777777" w:rsidR="00ED7086" w:rsidRDefault="00ED7086" w:rsidP="00ED7086">
            <w:pPr>
              <w:rPr>
                <w:rFonts w:ascii="微软雅黑" w:hAnsi="微软雅黑" w:hint="eastAsia"/>
                <w:sz w:val="18"/>
                <w:szCs w:val="20"/>
              </w:rPr>
            </w:pPr>
          </w:p>
        </w:tc>
      </w:tr>
    </w:tbl>
    <w:p w14:paraId="03F92511" w14:textId="77777777" w:rsidR="00ED7086" w:rsidRPr="00ED7086" w:rsidRDefault="00ED7086" w:rsidP="00ED7086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注：删除原文件中对应黄色框内的内容“</w:t>
      </w:r>
      <w:r w:rsidRPr="00ED7086">
        <w:rPr>
          <w:rFonts w:ascii="微软雅黑" w:hAnsi="微软雅黑" w:hint="eastAsia"/>
          <w:sz w:val="18"/>
          <w:szCs w:val="20"/>
        </w:rPr>
        <w:t>管箱吊耳型式选用</w:t>
      </w:r>
      <w:r>
        <w:rPr>
          <w:rFonts w:ascii="微软雅黑" w:hAnsi="微软雅黑" w:hint="eastAsia"/>
          <w:sz w:val="18"/>
          <w:szCs w:val="20"/>
        </w:rPr>
        <w:t>”。</w:t>
      </w:r>
    </w:p>
    <w:p w14:paraId="080FAA5C" w14:textId="77777777" w:rsidR="005475EB" w:rsidRPr="00DD5EDE" w:rsidRDefault="00DD5EDE" w:rsidP="00DD5EDE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DD5EDE">
        <w:rPr>
          <w:rFonts w:ascii="微软雅黑" w:hAnsi="微软雅黑" w:hint="eastAsia"/>
        </w:rPr>
        <w:t>垫板</w:t>
      </w:r>
    </w:p>
    <w:p w14:paraId="5C075334" w14:textId="789D563B" w:rsidR="00DD5EDE" w:rsidRDefault="00DD5EDE" w:rsidP="005475EB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ED7086">
        <w:rPr>
          <w:rFonts w:ascii="微软雅黑" w:hAnsi="微软雅黑" w:hint="eastAsia"/>
          <w:sz w:val="18"/>
          <w:szCs w:val="20"/>
        </w:rPr>
        <w:t>当</w:t>
      </w:r>
      <w:r>
        <w:rPr>
          <w:rFonts w:ascii="微软雅黑" w:hAnsi="微软雅黑" w:hint="eastAsia"/>
          <w:sz w:val="18"/>
          <w:szCs w:val="20"/>
        </w:rPr>
        <w:t>容器封头</w:t>
      </w:r>
      <w:r w:rsidRPr="00ED7086">
        <w:rPr>
          <w:rFonts w:ascii="微软雅黑" w:hAnsi="微软雅黑" w:hint="eastAsia"/>
          <w:sz w:val="18"/>
          <w:szCs w:val="20"/>
        </w:rPr>
        <w:t>或筒节的名义厚度小于等于</w:t>
      </w:r>
      <w:r w:rsidRPr="00ED7086">
        <w:rPr>
          <w:rFonts w:ascii="微软雅黑" w:hAnsi="微软雅黑"/>
          <w:b/>
          <w:color w:val="FF0000"/>
          <w:sz w:val="18"/>
          <w:szCs w:val="20"/>
        </w:rPr>
        <w:t>20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时，垫板厚度与</w:t>
      </w:r>
      <w:r>
        <w:rPr>
          <w:rFonts w:ascii="微软雅黑" w:hAnsi="微软雅黑" w:hint="eastAsia"/>
          <w:sz w:val="18"/>
          <w:szCs w:val="20"/>
        </w:rPr>
        <w:t>容器封头</w:t>
      </w:r>
      <w:r w:rsidRPr="00ED7086">
        <w:rPr>
          <w:rFonts w:ascii="微软雅黑" w:hAnsi="微软雅黑" w:hint="eastAsia"/>
          <w:sz w:val="18"/>
          <w:szCs w:val="20"/>
        </w:rPr>
        <w:t>或筒节名义厚度相同，当</w:t>
      </w:r>
      <w:r>
        <w:rPr>
          <w:rFonts w:ascii="微软雅黑" w:hAnsi="微软雅黑" w:hint="eastAsia"/>
          <w:sz w:val="18"/>
          <w:szCs w:val="20"/>
        </w:rPr>
        <w:t>容器封头</w:t>
      </w:r>
      <w:r w:rsidRPr="00ED7086">
        <w:rPr>
          <w:rFonts w:ascii="微软雅黑" w:hAnsi="微软雅黑" w:hint="eastAsia"/>
          <w:sz w:val="18"/>
          <w:szCs w:val="20"/>
        </w:rPr>
        <w:t>或筒节的名义厚度大于</w:t>
      </w:r>
      <w:r w:rsidRPr="00DD5EDE">
        <w:rPr>
          <w:rFonts w:ascii="微软雅黑" w:hAnsi="微软雅黑"/>
          <w:b/>
          <w:bCs/>
          <w:color w:val="FF0000"/>
          <w:sz w:val="18"/>
          <w:szCs w:val="20"/>
        </w:rPr>
        <w:t>20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时，垫板厚度取</w:t>
      </w:r>
      <w:r w:rsidRPr="00ED7086">
        <w:rPr>
          <w:rFonts w:ascii="微软雅黑" w:hAnsi="微软雅黑"/>
          <w:b/>
          <w:color w:val="FF0000"/>
          <w:sz w:val="18"/>
          <w:szCs w:val="20"/>
        </w:rPr>
        <w:t>20</w:t>
      </w:r>
      <w:r w:rsidRPr="00ED7086">
        <w:rPr>
          <w:rFonts w:ascii="微软雅黑" w:hAnsi="微软雅黑"/>
          <w:sz w:val="18"/>
          <w:szCs w:val="20"/>
        </w:rPr>
        <w:t>mm</w:t>
      </w:r>
      <w:r w:rsidRPr="00ED7086">
        <w:rPr>
          <w:rFonts w:ascii="微软雅黑" w:hAnsi="微软雅黑" w:hint="eastAsia"/>
          <w:sz w:val="18"/>
          <w:szCs w:val="20"/>
        </w:rPr>
        <w:t>。</w:t>
      </w:r>
      <w:r>
        <w:rPr>
          <w:rFonts w:ascii="微软雅黑" w:hAnsi="微软雅黑" w:hint="eastAsia"/>
          <w:sz w:val="18"/>
          <w:szCs w:val="20"/>
        </w:rPr>
        <w:t>适用元件（根据元件需求）包括：</w:t>
      </w: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吊耳、</w:t>
      </w: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支座。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2.7.1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2.7.</w:t>
      </w:r>
      <w:r w:rsidR="003E0E41">
        <w:rPr>
          <w:rFonts w:ascii="微软雅黑" w:hAnsi="微软雅黑" w:hint="eastAsia"/>
        </w:rPr>
        <w:t>2）（id：</w:t>
      </w:r>
      <w:r w:rsidR="003E0E41" w:rsidRPr="003E0E41">
        <w:rPr>
          <w:rFonts w:ascii="微软雅黑" w:hAnsi="微软雅黑" w:hint="eastAsia"/>
        </w:rPr>
        <w:t>2.7.</w:t>
      </w:r>
      <w:r w:rsidR="003E0E41">
        <w:rPr>
          <w:rFonts w:ascii="微软雅黑" w:hAnsi="微软雅黑" w:hint="eastAsia"/>
        </w:rPr>
        <w:t>3）（id：</w:t>
      </w:r>
      <w:r w:rsidR="003E0E41" w:rsidRPr="003E0E41">
        <w:rPr>
          <w:rFonts w:ascii="微软雅黑" w:hAnsi="微软雅黑" w:hint="eastAsia"/>
        </w:rPr>
        <w:t>2.7.</w:t>
      </w:r>
      <w:r w:rsidR="003E0E41">
        <w:rPr>
          <w:rFonts w:ascii="微软雅黑" w:hAnsi="微软雅黑" w:hint="eastAsia"/>
        </w:rPr>
        <w:t>4）（id：</w:t>
      </w:r>
      <w:r w:rsidR="003E0E41" w:rsidRPr="003E0E41">
        <w:rPr>
          <w:rFonts w:ascii="微软雅黑" w:hAnsi="微软雅黑" w:hint="eastAsia"/>
        </w:rPr>
        <w:t>2.7.</w:t>
      </w:r>
      <w:r w:rsidR="003E0E41">
        <w:rPr>
          <w:rFonts w:ascii="微软雅黑" w:hAnsi="微软雅黑" w:hint="eastAsia"/>
        </w:rPr>
        <w:t>5）</w:t>
      </w:r>
    </w:p>
    <w:p w14:paraId="200FCC2E" w14:textId="77777777" w:rsidR="00DD5EDE" w:rsidRDefault="00DD5EDE" w:rsidP="005475EB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</w:p>
    <w:p w14:paraId="1918D5D5" w14:textId="77777777" w:rsidR="00DD5EDE" w:rsidRPr="00DD5EDE" w:rsidRDefault="00DD5EDE" w:rsidP="00DD5EDE">
      <w:pPr>
        <w:rPr>
          <w:rFonts w:ascii="微软雅黑" w:hAnsi="微软雅黑" w:hint="eastAsia"/>
          <w:sz w:val="18"/>
          <w:szCs w:val="20"/>
        </w:rPr>
      </w:pPr>
      <w:r w:rsidRPr="00DD5EDE">
        <w:rPr>
          <w:rFonts w:ascii="微软雅黑" w:hAnsi="微软雅黑" w:hint="eastAsia"/>
          <w:sz w:val="18"/>
          <w:szCs w:val="20"/>
        </w:rPr>
        <w:t>注：3个2</w:t>
      </w:r>
      <w:r w:rsidRPr="00DD5EDE">
        <w:rPr>
          <w:rFonts w:ascii="微软雅黑" w:hAnsi="微软雅黑"/>
          <w:sz w:val="18"/>
          <w:szCs w:val="20"/>
        </w:rPr>
        <w:t>0</w:t>
      </w:r>
      <w:r w:rsidRPr="00DD5EDE">
        <w:rPr>
          <w:rFonts w:ascii="微软雅黑" w:hAnsi="微软雅黑" w:hint="eastAsia"/>
          <w:sz w:val="18"/>
          <w:szCs w:val="20"/>
        </w:rPr>
        <w:t>的</w:t>
      </w:r>
      <w:proofErr w:type="gramStart"/>
      <w:r w:rsidRPr="00DD5EDE">
        <w:rPr>
          <w:rFonts w:ascii="微软雅黑" w:hAnsi="微软雅黑" w:hint="eastAsia"/>
          <w:sz w:val="18"/>
          <w:szCs w:val="20"/>
        </w:rPr>
        <w:t>值必须</w:t>
      </w:r>
      <w:proofErr w:type="gramEnd"/>
      <w:r w:rsidRPr="00DD5EDE">
        <w:rPr>
          <w:rFonts w:ascii="微软雅黑" w:hAnsi="微软雅黑" w:hint="eastAsia"/>
          <w:sz w:val="18"/>
          <w:szCs w:val="20"/>
        </w:rPr>
        <w:t>保持一致，联动。</w:t>
      </w:r>
    </w:p>
    <w:p w14:paraId="68D00D0A" w14:textId="77777777" w:rsidR="00753715" w:rsidRPr="007945A3" w:rsidRDefault="007945A3" w:rsidP="007945A3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proofErr w:type="gramStart"/>
      <w:r w:rsidRPr="007945A3">
        <w:rPr>
          <w:rFonts w:ascii="微软雅黑" w:hAnsi="微软雅黑" w:hint="eastAsia"/>
        </w:rPr>
        <w:t>浮</w:t>
      </w:r>
      <w:proofErr w:type="gramEnd"/>
      <w:r w:rsidRPr="007945A3">
        <w:rPr>
          <w:rFonts w:ascii="微软雅黑" w:hAnsi="微软雅黑" w:hint="eastAsia"/>
        </w:rPr>
        <w:t>头盖</w:t>
      </w:r>
    </w:p>
    <w:p w14:paraId="10912F79" w14:textId="77777777" w:rsidR="00753715" w:rsidRPr="007945A3" w:rsidRDefault="007945A3" w:rsidP="007945A3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 w:rsidRPr="007945A3">
        <w:rPr>
          <w:rFonts w:ascii="微软雅黑" w:hAnsi="微软雅黑"/>
        </w:rPr>
        <w:t>忽略</w:t>
      </w:r>
      <w:proofErr w:type="gramStart"/>
      <w:r w:rsidRPr="007945A3">
        <w:rPr>
          <w:rFonts w:ascii="微软雅黑" w:hAnsi="微软雅黑" w:hint="eastAsia"/>
        </w:rPr>
        <w:t>浮</w:t>
      </w:r>
      <w:proofErr w:type="gramEnd"/>
      <w:r w:rsidRPr="007945A3">
        <w:rPr>
          <w:rFonts w:ascii="微软雅黑" w:hAnsi="微软雅黑" w:hint="eastAsia"/>
        </w:rPr>
        <w:t>头盖</w:t>
      </w:r>
      <w:r w:rsidRPr="007945A3">
        <w:rPr>
          <w:rFonts w:ascii="微软雅黑" w:hAnsi="微软雅黑"/>
        </w:rPr>
        <w:t>设计余量（厚度附加余量）：</w:t>
      </w:r>
    </w:p>
    <w:p w14:paraId="2CD6EB95" w14:textId="07005A9A" w:rsidR="00753715" w:rsidRDefault="007945A3" w:rsidP="007945A3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如浮头法兰</w:t>
      </w:r>
      <w:r w:rsidRPr="007945A3">
        <w:rPr>
          <w:rFonts w:ascii="微软雅黑" w:hAnsi="微软雅黑" w:hint="eastAsia"/>
          <w:sz w:val="18"/>
          <w:szCs w:val="20"/>
        </w:rPr>
        <w:t>按附加余量值增加将导致</w:t>
      </w:r>
      <w:r>
        <w:rPr>
          <w:rFonts w:ascii="微软雅黑" w:hAnsi="微软雅黑" w:hint="eastAsia"/>
          <w:sz w:val="18"/>
          <w:szCs w:val="20"/>
        </w:rPr>
        <w:t>法兰</w:t>
      </w:r>
      <w:r w:rsidRPr="007945A3">
        <w:rPr>
          <w:rFonts w:ascii="微软雅黑" w:hAnsi="微软雅黑" w:hint="eastAsia"/>
          <w:sz w:val="18"/>
          <w:szCs w:val="20"/>
        </w:rPr>
        <w:t>材料许用应力值改变，且考虑厚度附加余量前，</w:t>
      </w:r>
      <w:r>
        <w:rPr>
          <w:rFonts w:ascii="微软雅黑" w:hAnsi="微软雅黑" w:hint="eastAsia"/>
          <w:sz w:val="18"/>
          <w:szCs w:val="20"/>
        </w:rPr>
        <w:t>（法兰</w:t>
      </w:r>
      <w:r w:rsidRPr="007945A3">
        <w:rPr>
          <w:rFonts w:ascii="微软雅黑" w:hAnsi="微软雅黑" w:hint="eastAsia"/>
          <w:sz w:val="18"/>
          <w:szCs w:val="20"/>
        </w:rPr>
        <w:t>名义厚度</w:t>
      </w:r>
      <w:r w:rsidRPr="007945A3">
        <w:rPr>
          <w:rFonts w:ascii="微软雅黑" w:hAnsi="微软雅黑"/>
          <w:sz w:val="18"/>
          <w:szCs w:val="20"/>
        </w:rPr>
        <w:t>-设计厚度-厚度负偏差</w:t>
      </w:r>
      <w:r>
        <w:rPr>
          <w:rFonts w:ascii="微软雅黑" w:hAnsi="微软雅黑" w:hint="eastAsia"/>
          <w:sz w:val="18"/>
          <w:szCs w:val="20"/>
        </w:rPr>
        <w:t>）</w:t>
      </w:r>
      <w:r w:rsidRPr="007945A3">
        <w:rPr>
          <w:rFonts w:ascii="微软雅黑" w:hAnsi="微软雅黑"/>
          <w:sz w:val="18"/>
          <w:szCs w:val="20"/>
        </w:rPr>
        <w:t>&gt;</w:t>
      </w:r>
      <w:r w:rsidRPr="007945A3">
        <w:rPr>
          <w:rFonts w:ascii="微软雅黑" w:hAnsi="微软雅黑" w:hint="eastAsia"/>
          <w:b/>
          <w:color w:val="FF0000"/>
          <w:sz w:val="18"/>
          <w:szCs w:val="20"/>
        </w:rPr>
        <w:t>2</w:t>
      </w:r>
      <w:r w:rsidRPr="007945A3">
        <w:rPr>
          <w:rFonts w:ascii="微软雅黑" w:hAnsi="微软雅黑"/>
          <w:sz w:val="18"/>
          <w:szCs w:val="20"/>
        </w:rPr>
        <w:t>mm时。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2.8.1.1</w:t>
      </w:r>
      <w:r w:rsidR="003E0E41">
        <w:rPr>
          <w:rFonts w:ascii="微软雅黑" w:hAnsi="微软雅黑" w:hint="eastAsia"/>
        </w:rPr>
        <w:t>）</w:t>
      </w:r>
    </w:p>
    <w:p w14:paraId="4C187690" w14:textId="77777777" w:rsidR="007945A3" w:rsidRPr="00BB6A41" w:rsidRDefault="007945A3" w:rsidP="007945A3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BB6A41">
        <w:rPr>
          <w:rFonts w:ascii="微软雅黑" w:hAnsi="微软雅黑" w:hint="eastAsia"/>
          <w:sz w:val="18"/>
          <w:szCs w:val="20"/>
        </w:rPr>
        <w:t>如</w:t>
      </w:r>
      <w:r>
        <w:rPr>
          <w:rFonts w:ascii="微软雅黑" w:hAnsi="微软雅黑" w:hint="eastAsia"/>
          <w:sz w:val="18"/>
          <w:szCs w:val="20"/>
        </w:rPr>
        <w:t>球冠封头</w:t>
      </w:r>
      <w:r w:rsidRPr="00BB6A41">
        <w:rPr>
          <w:rFonts w:ascii="微软雅黑" w:hAnsi="微软雅黑" w:hint="eastAsia"/>
          <w:sz w:val="18"/>
          <w:szCs w:val="20"/>
        </w:rPr>
        <w:t>考虑</w:t>
      </w:r>
      <w:r>
        <w:rPr>
          <w:rFonts w:ascii="微软雅黑" w:hAnsi="微软雅黑" w:hint="eastAsia"/>
          <w:sz w:val="18"/>
          <w:szCs w:val="20"/>
        </w:rPr>
        <w:t>厚度</w:t>
      </w:r>
      <w:r w:rsidRPr="00BB6A41">
        <w:rPr>
          <w:rFonts w:ascii="微软雅黑" w:hAnsi="微软雅黑" w:hint="eastAsia"/>
          <w:sz w:val="18"/>
          <w:szCs w:val="20"/>
        </w:rPr>
        <w:t>附加余量前，</w:t>
      </w:r>
      <w:r>
        <w:rPr>
          <w:rFonts w:ascii="微软雅黑" w:hAnsi="微软雅黑" w:hint="eastAsia"/>
          <w:sz w:val="18"/>
          <w:szCs w:val="20"/>
        </w:rPr>
        <w:t>（球冠封头</w:t>
      </w:r>
      <w:r w:rsidRPr="00BB6A41">
        <w:rPr>
          <w:rFonts w:ascii="微软雅黑" w:hAnsi="微软雅黑" w:hint="eastAsia"/>
          <w:sz w:val="18"/>
          <w:szCs w:val="20"/>
        </w:rPr>
        <w:t>名义厚度</w:t>
      </w:r>
      <w:r w:rsidRPr="00BB6A41">
        <w:rPr>
          <w:rFonts w:ascii="微软雅黑" w:hAnsi="微软雅黑"/>
          <w:sz w:val="18"/>
          <w:szCs w:val="20"/>
        </w:rPr>
        <w:t>-</w:t>
      </w:r>
      <w:r w:rsidRPr="00BB6A41">
        <w:rPr>
          <w:rFonts w:ascii="微软雅黑" w:hAnsi="微软雅黑" w:hint="eastAsia"/>
          <w:sz w:val="18"/>
          <w:szCs w:val="20"/>
        </w:rPr>
        <w:t>设计厚度</w:t>
      </w:r>
      <w:r w:rsidRPr="00BB6A41">
        <w:rPr>
          <w:rFonts w:ascii="微软雅黑" w:hAnsi="微软雅黑"/>
          <w:sz w:val="18"/>
          <w:szCs w:val="20"/>
        </w:rPr>
        <w:t>-</w:t>
      </w:r>
      <w:r w:rsidRPr="00BB6A41">
        <w:rPr>
          <w:rFonts w:ascii="微软雅黑" w:hAnsi="微软雅黑" w:hint="eastAsia"/>
          <w:sz w:val="18"/>
          <w:szCs w:val="20"/>
        </w:rPr>
        <w:t>厚度负偏差</w:t>
      </w:r>
      <w:r>
        <w:rPr>
          <w:rFonts w:ascii="微软雅黑" w:hAnsi="微软雅黑" w:hint="eastAsia"/>
          <w:sz w:val="18"/>
          <w:szCs w:val="20"/>
        </w:rPr>
        <w:t>）</w:t>
      </w:r>
      <w:r w:rsidRPr="00BB6A41">
        <w:rPr>
          <w:rFonts w:ascii="微软雅黑" w:hAnsi="微软雅黑" w:hint="eastAsia"/>
          <w:sz w:val="18"/>
          <w:szCs w:val="20"/>
        </w:rPr>
        <w:t>大于等于附加余量值时；</w:t>
      </w:r>
    </w:p>
    <w:p w14:paraId="61895E6F" w14:textId="444C239C" w:rsidR="007945A3" w:rsidRPr="00BB6A41" w:rsidRDefault="007945A3" w:rsidP="007945A3">
      <w:pPr>
        <w:pStyle w:val="a0"/>
        <w:numPr>
          <w:ilvl w:val="0"/>
          <w:numId w:val="7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BB6A41">
        <w:rPr>
          <w:rFonts w:ascii="微软雅黑" w:hAnsi="微软雅黑" w:hint="eastAsia"/>
          <w:sz w:val="18"/>
          <w:szCs w:val="20"/>
        </w:rPr>
        <w:t>如</w:t>
      </w:r>
      <w:r>
        <w:rPr>
          <w:rFonts w:ascii="微软雅黑" w:hAnsi="微软雅黑" w:hint="eastAsia"/>
          <w:sz w:val="18"/>
          <w:szCs w:val="20"/>
        </w:rPr>
        <w:t>球冠封头</w:t>
      </w:r>
      <w:r w:rsidRPr="00BB6A41">
        <w:rPr>
          <w:rFonts w:ascii="微软雅黑" w:hAnsi="微软雅黑" w:hint="eastAsia"/>
          <w:sz w:val="18"/>
          <w:szCs w:val="20"/>
        </w:rPr>
        <w:t>厚度</w:t>
      </w:r>
      <w:r>
        <w:rPr>
          <w:rFonts w:ascii="微软雅黑" w:hAnsi="微软雅黑" w:hint="eastAsia"/>
          <w:sz w:val="18"/>
          <w:szCs w:val="20"/>
        </w:rPr>
        <w:t>按</w:t>
      </w:r>
      <w:r w:rsidRPr="00BB6A41">
        <w:rPr>
          <w:rFonts w:ascii="微软雅黑" w:hAnsi="微软雅黑" w:hint="eastAsia"/>
          <w:sz w:val="18"/>
          <w:szCs w:val="20"/>
        </w:rPr>
        <w:t>附加余量</w:t>
      </w:r>
      <w:r>
        <w:rPr>
          <w:rFonts w:ascii="微软雅黑" w:hAnsi="微软雅黑" w:hint="eastAsia"/>
          <w:sz w:val="18"/>
          <w:szCs w:val="20"/>
        </w:rPr>
        <w:t>值增加</w:t>
      </w:r>
      <w:r w:rsidRPr="00BB6A41">
        <w:rPr>
          <w:rFonts w:ascii="微软雅黑" w:hAnsi="微软雅黑" w:hint="eastAsia"/>
          <w:sz w:val="18"/>
          <w:szCs w:val="20"/>
        </w:rPr>
        <w:t>将导致</w:t>
      </w:r>
      <w:r>
        <w:rPr>
          <w:rFonts w:ascii="微软雅黑" w:hAnsi="微软雅黑" w:hint="eastAsia"/>
          <w:sz w:val="18"/>
          <w:szCs w:val="20"/>
        </w:rPr>
        <w:t>球冠封</w:t>
      </w:r>
      <w:proofErr w:type="gramStart"/>
      <w:r>
        <w:rPr>
          <w:rFonts w:ascii="微软雅黑" w:hAnsi="微软雅黑" w:hint="eastAsia"/>
          <w:sz w:val="18"/>
          <w:szCs w:val="20"/>
        </w:rPr>
        <w:t>头</w:t>
      </w:r>
      <w:r w:rsidRPr="00BB6A41">
        <w:rPr>
          <w:rFonts w:ascii="微软雅黑" w:hAnsi="微软雅黑" w:hint="eastAsia"/>
          <w:sz w:val="18"/>
          <w:szCs w:val="20"/>
        </w:rPr>
        <w:t>材料</w:t>
      </w:r>
      <w:proofErr w:type="gramEnd"/>
      <w:r w:rsidRPr="00BB6A41">
        <w:rPr>
          <w:rFonts w:ascii="微软雅黑" w:hAnsi="微软雅黑" w:hint="eastAsia"/>
          <w:sz w:val="18"/>
          <w:szCs w:val="20"/>
        </w:rPr>
        <w:t>许用应力</w:t>
      </w:r>
      <w:r>
        <w:rPr>
          <w:rFonts w:ascii="微软雅黑" w:hAnsi="微软雅黑" w:hint="eastAsia"/>
          <w:sz w:val="18"/>
          <w:szCs w:val="20"/>
        </w:rPr>
        <w:t>值</w:t>
      </w:r>
      <w:r w:rsidRPr="00BB6A41">
        <w:rPr>
          <w:rFonts w:ascii="微软雅黑" w:hAnsi="微软雅黑" w:hint="eastAsia"/>
          <w:sz w:val="18"/>
          <w:szCs w:val="20"/>
        </w:rPr>
        <w:t>改变，且考虑</w:t>
      </w:r>
      <w:r>
        <w:rPr>
          <w:rFonts w:ascii="微软雅黑" w:hAnsi="微软雅黑" w:hint="eastAsia"/>
          <w:sz w:val="18"/>
          <w:szCs w:val="20"/>
        </w:rPr>
        <w:t>厚度</w:t>
      </w:r>
      <w:r w:rsidRPr="00BB6A41">
        <w:rPr>
          <w:rFonts w:ascii="微软雅黑" w:hAnsi="微软雅黑" w:hint="eastAsia"/>
          <w:sz w:val="18"/>
          <w:szCs w:val="20"/>
        </w:rPr>
        <w:t>附加余量前，</w:t>
      </w:r>
      <w:r>
        <w:rPr>
          <w:rFonts w:ascii="微软雅黑" w:hAnsi="微软雅黑" w:hint="eastAsia"/>
          <w:sz w:val="18"/>
          <w:szCs w:val="20"/>
        </w:rPr>
        <w:t>（球冠封头</w:t>
      </w:r>
      <w:r w:rsidRPr="00BB6A41">
        <w:rPr>
          <w:rFonts w:ascii="微软雅黑" w:hAnsi="微软雅黑" w:hint="eastAsia"/>
          <w:sz w:val="18"/>
          <w:szCs w:val="20"/>
        </w:rPr>
        <w:t>名义厚度</w:t>
      </w:r>
      <w:r w:rsidRPr="00BB6A41">
        <w:rPr>
          <w:rFonts w:ascii="微软雅黑" w:hAnsi="微软雅黑"/>
          <w:sz w:val="18"/>
          <w:szCs w:val="20"/>
        </w:rPr>
        <w:t>-</w:t>
      </w:r>
      <w:r w:rsidRPr="00BB6A41">
        <w:rPr>
          <w:rFonts w:ascii="微软雅黑" w:hAnsi="微软雅黑" w:hint="eastAsia"/>
          <w:sz w:val="18"/>
          <w:szCs w:val="20"/>
        </w:rPr>
        <w:t>设计厚度</w:t>
      </w:r>
      <w:r w:rsidRPr="00BB6A41">
        <w:rPr>
          <w:rFonts w:ascii="微软雅黑" w:hAnsi="微软雅黑"/>
          <w:sz w:val="18"/>
          <w:szCs w:val="20"/>
        </w:rPr>
        <w:t>-</w:t>
      </w:r>
      <w:r w:rsidRPr="00BB6A41">
        <w:rPr>
          <w:rFonts w:ascii="微软雅黑" w:hAnsi="微软雅黑" w:hint="eastAsia"/>
          <w:sz w:val="18"/>
          <w:szCs w:val="20"/>
        </w:rPr>
        <w:t>厚度负偏差</w:t>
      </w:r>
      <w:r>
        <w:rPr>
          <w:rFonts w:ascii="微软雅黑" w:hAnsi="微软雅黑" w:hint="eastAsia"/>
          <w:sz w:val="18"/>
          <w:szCs w:val="20"/>
        </w:rPr>
        <w:t>）</w:t>
      </w:r>
      <w:r w:rsidRPr="00BB6A41">
        <w:rPr>
          <w:rFonts w:ascii="微软雅黑" w:hAnsi="微软雅黑"/>
          <w:sz w:val="18"/>
          <w:szCs w:val="20"/>
        </w:rPr>
        <w:t>&gt;</w:t>
      </w:r>
      <w:r w:rsidRPr="00BB6A41">
        <w:rPr>
          <w:rFonts w:ascii="微软雅黑" w:hAnsi="微软雅黑"/>
          <w:b/>
          <w:bCs/>
          <w:color w:val="FF0000"/>
          <w:sz w:val="18"/>
          <w:szCs w:val="20"/>
        </w:rPr>
        <w:t>0.</w:t>
      </w:r>
      <w:r>
        <w:rPr>
          <w:rFonts w:ascii="微软雅黑" w:hAnsi="微软雅黑" w:hint="eastAsia"/>
          <w:b/>
          <w:bCs/>
          <w:color w:val="FF0000"/>
          <w:sz w:val="18"/>
          <w:szCs w:val="20"/>
        </w:rPr>
        <w:t>5</w:t>
      </w:r>
      <w:r w:rsidRPr="00BB6A41">
        <w:rPr>
          <w:rFonts w:ascii="微软雅黑" w:hAnsi="微软雅黑"/>
          <w:sz w:val="18"/>
          <w:szCs w:val="20"/>
        </w:rPr>
        <w:t>mm</w:t>
      </w:r>
      <w:r>
        <w:rPr>
          <w:rFonts w:ascii="微软雅黑" w:hAnsi="微软雅黑" w:hint="eastAsia"/>
          <w:sz w:val="18"/>
          <w:szCs w:val="20"/>
        </w:rPr>
        <w:t>时</w:t>
      </w:r>
      <w:r w:rsidRPr="00BB6A41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2.8.1.2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2.8.1.2.1</w:t>
      </w:r>
      <w:r w:rsidR="003E0E41">
        <w:rPr>
          <w:rFonts w:ascii="微软雅黑" w:hAnsi="微软雅黑" w:hint="eastAsia"/>
        </w:rPr>
        <w:t>）</w:t>
      </w:r>
    </w:p>
    <w:p w14:paraId="6DF8A648" w14:textId="77777777" w:rsidR="007945A3" w:rsidRPr="0041437C" w:rsidRDefault="0041437C" w:rsidP="0041437C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 w:rsidRPr="0041437C">
        <w:rPr>
          <w:rFonts w:ascii="微软雅黑" w:hAnsi="微软雅黑" w:hint="eastAsia"/>
        </w:rPr>
        <w:t>安装偏差</w:t>
      </w:r>
    </w:p>
    <w:p w14:paraId="77100FD0" w14:textId="0B6330FA" w:rsidR="0041437C" w:rsidRPr="0041437C" w:rsidRDefault="0041437C" w:rsidP="0041437C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41437C">
        <w:rPr>
          <w:rFonts w:ascii="微软雅黑" w:hAnsi="微软雅黑" w:hint="eastAsia"/>
          <w:sz w:val="18"/>
          <w:szCs w:val="20"/>
        </w:rPr>
        <w:t>球冠封头与浮头法兰的安装偏差为 -</w:t>
      </w:r>
      <w:r w:rsidRPr="0041437C">
        <w:rPr>
          <w:rFonts w:ascii="微软雅黑" w:hAnsi="微软雅黑" w:hint="eastAsia"/>
          <w:b/>
          <w:color w:val="FF0000"/>
          <w:sz w:val="18"/>
          <w:szCs w:val="20"/>
        </w:rPr>
        <w:t>3</w:t>
      </w:r>
      <w:r w:rsidRPr="0041437C">
        <w:rPr>
          <w:rFonts w:ascii="微软雅黑" w:hAnsi="微软雅黑" w:hint="eastAsia"/>
          <w:sz w:val="18"/>
          <w:szCs w:val="20"/>
        </w:rPr>
        <w:t xml:space="preserve"> / +</w:t>
      </w:r>
      <w:r w:rsidRPr="0041437C">
        <w:rPr>
          <w:rFonts w:ascii="微软雅黑" w:hAnsi="微软雅黑" w:hint="eastAsia"/>
          <w:b/>
          <w:color w:val="FF0000"/>
          <w:sz w:val="18"/>
          <w:szCs w:val="20"/>
        </w:rPr>
        <w:t>3</w:t>
      </w:r>
      <w:r w:rsidRPr="0041437C">
        <w:rPr>
          <w:rFonts w:ascii="微软雅黑" w:hAnsi="微软雅黑" w:hint="eastAsia"/>
          <w:sz w:val="18"/>
          <w:szCs w:val="20"/>
        </w:rPr>
        <w:t xml:space="preserve"> mm。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2.8.2.1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2.8.2.</w:t>
      </w:r>
      <w:r w:rsidR="003E0E41">
        <w:rPr>
          <w:rFonts w:ascii="微软雅黑" w:hAnsi="微软雅黑" w:hint="eastAsia"/>
        </w:rPr>
        <w:t>2）</w:t>
      </w:r>
    </w:p>
    <w:p w14:paraId="3E3BA1EA" w14:textId="76ACC267" w:rsidR="00753715" w:rsidRPr="00905ED7" w:rsidRDefault="00905ED7" w:rsidP="00905ED7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 w:rsidRPr="00905ED7">
        <w:rPr>
          <w:rFonts w:ascii="微软雅黑" w:hAnsi="微软雅黑" w:hint="eastAsia"/>
        </w:rPr>
        <w:t>浮头法兰垫片宽度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2.8.3</w:t>
      </w:r>
      <w:r w:rsidR="003E0E41">
        <w:rPr>
          <w:rFonts w:ascii="微软雅黑" w:hAnsi="微软雅黑" w:hint="eastAsia"/>
        </w:rPr>
        <w:t>）</w:t>
      </w:r>
    </w:p>
    <w:tbl>
      <w:tblPr>
        <w:tblW w:w="4000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85"/>
        <w:gridCol w:w="2786"/>
        <w:gridCol w:w="2786"/>
      </w:tblGrid>
      <w:tr w:rsidR="00905ED7" w:rsidRPr="00905ED7" w14:paraId="25B807D6" w14:textId="77777777" w:rsidTr="00905ED7">
        <w:trPr>
          <w:trHeight w:val="57"/>
          <w:jc w:val="center"/>
        </w:trPr>
        <w:tc>
          <w:tcPr>
            <w:tcW w:w="10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BF5185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壳体内径</w:t>
            </w:r>
            <w:r w:rsidRPr="00905ED7">
              <w:rPr>
                <w:rFonts w:ascii="微软雅黑" w:hAnsi="微软雅黑"/>
                <w:sz w:val="16"/>
              </w:rPr>
              <w:br/>
            </w:r>
            <w:r w:rsidRPr="00905ED7">
              <w:rPr>
                <w:rFonts w:ascii="微软雅黑" w:hAnsi="微软雅黑"/>
                <w:sz w:val="16"/>
              </w:rPr>
              <w:lastRenderedPageBreak/>
              <w:t>Di</w:t>
            </w:r>
          </w:p>
        </w:tc>
        <w:tc>
          <w:tcPr>
            <w:tcW w:w="21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7280C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lastRenderedPageBreak/>
              <w:t>浮头法兰垫片宽度 bn</w:t>
            </w:r>
          </w:p>
        </w:tc>
      </w:tr>
      <w:tr w:rsidR="00905ED7" w:rsidRPr="00905ED7" w14:paraId="6C79CE68" w14:textId="77777777" w:rsidTr="00905ED7">
        <w:trPr>
          <w:trHeight w:val="57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16E6B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5B1E5" w14:textId="77777777" w:rsidR="00905ED7" w:rsidRPr="00905ED7" w:rsidRDefault="00905ED7" w:rsidP="00905ED7">
            <w:pPr>
              <w:spacing w:line="240" w:lineRule="exact"/>
              <w:jc w:val="center"/>
              <w:textAlignment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4692C7" w14:textId="77777777" w:rsidR="00905ED7" w:rsidRPr="00905ED7" w:rsidRDefault="00905ED7" w:rsidP="00905ED7">
            <w:pPr>
              <w:spacing w:line="240" w:lineRule="exact"/>
              <w:jc w:val="center"/>
              <w:textAlignment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max</w:t>
            </w:r>
          </w:p>
        </w:tc>
      </w:tr>
      <w:tr w:rsidR="00905ED7" w:rsidRPr="00905ED7" w14:paraId="6D5715F0" w14:textId="77777777" w:rsidTr="00905ED7">
        <w:trPr>
          <w:trHeight w:val="57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F05E20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≤700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57AC4A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10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799BB3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15</w:t>
            </w:r>
          </w:p>
        </w:tc>
      </w:tr>
      <w:tr w:rsidR="00905ED7" w:rsidRPr="00905ED7" w14:paraId="12A5BF72" w14:textId="77777777" w:rsidTr="00905ED7">
        <w:trPr>
          <w:trHeight w:val="57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19864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≤1200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700614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13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A5E742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20</w:t>
            </w:r>
          </w:p>
        </w:tc>
      </w:tr>
      <w:tr w:rsidR="00905ED7" w:rsidRPr="00905ED7" w14:paraId="6CE029A2" w14:textId="77777777" w:rsidTr="00905ED7">
        <w:trPr>
          <w:trHeight w:val="57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AE448A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≤2000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8850F3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16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966CFD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20</w:t>
            </w:r>
          </w:p>
        </w:tc>
      </w:tr>
      <w:tr w:rsidR="00905ED7" w:rsidRPr="00905ED7" w14:paraId="69328BE2" w14:textId="77777777" w:rsidTr="00905ED7">
        <w:trPr>
          <w:trHeight w:val="57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AA1247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sz w:val="16"/>
              </w:rPr>
            </w:pPr>
            <w:r w:rsidRPr="00905ED7">
              <w:rPr>
                <w:rFonts w:ascii="微软雅黑" w:hAnsi="微软雅黑"/>
                <w:sz w:val="16"/>
              </w:rPr>
              <w:t>≤2600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C1353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20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CE0F6C" w14:textId="77777777" w:rsidR="00905ED7" w:rsidRPr="00905ED7" w:rsidRDefault="00905ED7" w:rsidP="00905ED7">
            <w:pPr>
              <w:spacing w:line="240" w:lineRule="exact"/>
              <w:jc w:val="center"/>
              <w:rPr>
                <w:rFonts w:ascii="微软雅黑" w:hAnsi="微软雅黑" w:hint="eastAsia"/>
                <w:b/>
                <w:color w:val="FF0000"/>
                <w:sz w:val="16"/>
              </w:rPr>
            </w:pPr>
            <w:r w:rsidRPr="00905ED7">
              <w:rPr>
                <w:rFonts w:ascii="微软雅黑" w:hAnsi="微软雅黑"/>
                <w:b/>
                <w:color w:val="FF0000"/>
                <w:sz w:val="16"/>
              </w:rPr>
              <w:t>25</w:t>
            </w:r>
          </w:p>
        </w:tc>
      </w:tr>
    </w:tbl>
    <w:p w14:paraId="532D3B49" w14:textId="77777777" w:rsidR="00905ED7" w:rsidRDefault="00905ED7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注：min</w:t>
      </w:r>
      <w:proofErr w:type="gramStart"/>
      <w:r>
        <w:rPr>
          <w:rFonts w:ascii="微软雅黑" w:hAnsi="微软雅黑" w:hint="eastAsia"/>
          <w:sz w:val="18"/>
          <w:szCs w:val="20"/>
        </w:rPr>
        <w:t>值列现有</w:t>
      </w:r>
      <w:proofErr w:type="gramEnd"/>
      <w:r>
        <w:rPr>
          <w:rFonts w:ascii="微软雅黑" w:hAnsi="微软雅黑" w:hint="eastAsia"/>
          <w:sz w:val="18"/>
          <w:szCs w:val="20"/>
        </w:rPr>
        <w:t>默认值为（填表规则）可填写的最小值，max列数值必须大于等于左侧列数值。</w:t>
      </w:r>
    </w:p>
    <w:p w14:paraId="094845BA" w14:textId="77777777" w:rsidR="007945A3" w:rsidRPr="00905ED7" w:rsidRDefault="0041437C">
      <w:pPr>
        <w:rPr>
          <w:rFonts w:ascii="微软雅黑" w:hAnsi="微软雅黑" w:hint="eastAsia"/>
          <w:color w:val="FF0000"/>
          <w:sz w:val="18"/>
          <w:szCs w:val="20"/>
        </w:rPr>
      </w:pPr>
      <w:r w:rsidRPr="00905ED7">
        <w:rPr>
          <w:rFonts w:ascii="微软雅黑" w:hAnsi="微软雅黑" w:hint="eastAsia"/>
          <w:color w:val="FF0000"/>
          <w:sz w:val="18"/>
          <w:szCs w:val="20"/>
        </w:rPr>
        <w:t>说明</w:t>
      </w:r>
      <w:r w:rsidR="00905ED7">
        <w:rPr>
          <w:rFonts w:ascii="微软雅黑" w:hAnsi="微软雅黑" w:hint="eastAsia"/>
          <w:color w:val="FF0000"/>
          <w:sz w:val="18"/>
          <w:szCs w:val="20"/>
        </w:rPr>
        <w:t>1</w:t>
      </w:r>
      <w:r w:rsidRPr="00905ED7">
        <w:rPr>
          <w:rFonts w:ascii="微软雅黑" w:hAnsi="微软雅黑" w:hint="eastAsia"/>
          <w:color w:val="FF0000"/>
          <w:sz w:val="18"/>
          <w:szCs w:val="20"/>
        </w:rPr>
        <w:t>：</w:t>
      </w:r>
      <w:r w:rsidR="00905ED7" w:rsidRPr="00905ED7">
        <w:rPr>
          <w:rFonts w:ascii="微软雅黑" w:hAnsi="微软雅黑" w:hint="eastAsia"/>
          <w:color w:val="FF0000"/>
          <w:sz w:val="18"/>
          <w:szCs w:val="20"/>
        </w:rPr>
        <w:t>（取消）原预定义（左）划线条款移植至“元件材料型式表相关表达说明”对应位置（右），如下表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190"/>
        <w:gridCol w:w="5266"/>
      </w:tblGrid>
      <w:tr w:rsidR="0041437C" w14:paraId="2869EBDB" w14:textId="77777777" w:rsidTr="0041437C">
        <w:tc>
          <w:tcPr>
            <w:tcW w:w="5341" w:type="dxa"/>
          </w:tcPr>
          <w:p w14:paraId="34A79AC2" w14:textId="77777777" w:rsidR="0041437C" w:rsidRDefault="0041437C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/>
                <w:noProof/>
                <w:sz w:val="18"/>
                <w:szCs w:val="20"/>
              </w:rPr>
              <w:drawing>
                <wp:inline distT="0" distB="0" distL="0" distR="0" wp14:anchorId="6BD00973" wp14:editId="78974820">
                  <wp:extent cx="2880000" cy="516312"/>
                  <wp:effectExtent l="0" t="0" r="0" b="0"/>
                  <wp:docPr id="7" name="图片 7" descr="C:\Users\Administrator\AppData\Local\Temp\tianruoocr\截图_202302261614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AppData\Local\Temp\tianruoocr\截图_202302261614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516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1CE8C212" w14:textId="77777777" w:rsidR="0041437C" w:rsidRDefault="00905ED7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/>
                <w:noProof/>
                <w:sz w:val="18"/>
                <w:szCs w:val="20"/>
              </w:rPr>
              <w:drawing>
                <wp:inline distT="0" distB="0" distL="0" distR="0" wp14:anchorId="61C17ED5" wp14:editId="572BAB83">
                  <wp:extent cx="3069756" cy="514800"/>
                  <wp:effectExtent l="0" t="0" r="0" b="0"/>
                  <wp:docPr id="8" name="图片 8" descr="C:\Users\Administrator\AppData\Local\Temp\tianruoocr\截图_202302261616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AppData\Local\Temp\tianruoocr\截图_202302261616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756" cy="5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9F6B2" w14:textId="77777777" w:rsidR="007945A3" w:rsidRDefault="00905ED7">
      <w:pPr>
        <w:rPr>
          <w:rFonts w:ascii="微软雅黑" w:hAnsi="微软雅黑" w:hint="eastAsia"/>
          <w:sz w:val="18"/>
          <w:szCs w:val="20"/>
        </w:rPr>
      </w:pPr>
      <w:r w:rsidRPr="00905ED7">
        <w:rPr>
          <w:rFonts w:ascii="微软雅黑" w:hAnsi="微软雅黑" w:hint="eastAsia"/>
          <w:color w:val="FF0000"/>
          <w:sz w:val="18"/>
          <w:szCs w:val="20"/>
        </w:rPr>
        <w:t>说明</w:t>
      </w:r>
      <w:r>
        <w:rPr>
          <w:rFonts w:ascii="微软雅黑" w:hAnsi="微软雅黑" w:hint="eastAsia"/>
          <w:color w:val="FF0000"/>
          <w:sz w:val="18"/>
          <w:szCs w:val="20"/>
        </w:rPr>
        <w:t>2</w:t>
      </w:r>
      <w:r w:rsidRPr="00905ED7">
        <w:rPr>
          <w:rFonts w:ascii="微软雅黑" w:hAnsi="微软雅黑" w:hint="eastAsia"/>
          <w:color w:val="FF0000"/>
          <w:sz w:val="18"/>
          <w:szCs w:val="20"/>
        </w:rPr>
        <w:t>：（取消）原预定义</w:t>
      </w:r>
      <w:r>
        <w:rPr>
          <w:rFonts w:ascii="微软雅黑" w:hAnsi="微软雅黑" w:hint="eastAsia"/>
          <w:color w:val="FF0000"/>
          <w:sz w:val="18"/>
          <w:szCs w:val="20"/>
        </w:rPr>
        <w:t>系数bn相关内容，下表</w:t>
      </w:r>
    </w:p>
    <w:p w14:paraId="01C9BEBE" w14:textId="77777777" w:rsidR="00753715" w:rsidRPr="00753715" w:rsidRDefault="00905ED7" w:rsidP="00905ED7">
      <w:pPr>
        <w:jc w:val="center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/>
          <w:noProof/>
          <w:sz w:val="18"/>
          <w:szCs w:val="20"/>
        </w:rPr>
        <w:drawing>
          <wp:inline distT="0" distB="0" distL="0" distR="0" wp14:anchorId="415F9D47" wp14:editId="3B81AB59">
            <wp:extent cx="2554927" cy="540000"/>
            <wp:effectExtent l="0" t="0" r="0" b="0"/>
            <wp:docPr id="9" name="图片 9" descr="C:\Users\Administrator\AppData\Local\Temp\tianruoocr\截图_20230226161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Temp\tianruoocr\截图_2023022616182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927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10F9" w14:textId="77777777" w:rsidR="000B5394" w:rsidRPr="0041437C" w:rsidRDefault="000B5394" w:rsidP="000B5394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 w:rsidRPr="00F8318A">
        <w:rPr>
          <w:rFonts w:ascii="微软雅黑" w:hAnsi="微软雅黑" w:hint="eastAsia"/>
        </w:rPr>
        <w:t>外头盖内径距浮头法兰和钩圈外径最小距离</w:t>
      </w:r>
      <w:proofErr w:type="spellStart"/>
      <w:r w:rsidRPr="00F8318A">
        <w:rPr>
          <w:rFonts w:ascii="微软雅黑" w:hAnsi="微软雅黑"/>
        </w:rPr>
        <w:t>Dmin</w:t>
      </w:r>
      <w:proofErr w:type="spellEnd"/>
      <w:r>
        <w:rPr>
          <w:rFonts w:ascii="微软雅黑" w:hAnsi="微软雅黑"/>
        </w:rPr>
        <w:t xml:space="preserve"> 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</w:t>
      </w:r>
      <w:r>
        <w:rPr>
          <w:rFonts w:ascii="微软雅黑" w:hAnsi="微软雅黑"/>
          <w:color w:val="4472C4" w:themeColor="accent1"/>
          <w:sz w:val="18"/>
          <w:szCs w:val="20"/>
        </w:rPr>
        <w:t>606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7F5B200E" w14:textId="0DFE89CE" w:rsidR="000B5394" w:rsidRPr="0041437C" w:rsidRDefault="000B5394" w:rsidP="000B5394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F8318A">
        <w:rPr>
          <w:rFonts w:ascii="微软雅黑" w:hAnsi="微软雅黑" w:hint="eastAsia"/>
          <w:sz w:val="18"/>
          <w:szCs w:val="20"/>
        </w:rPr>
        <w:t>外头盖内径距浮头法兰和钩圈外径最小距离</w:t>
      </w:r>
      <w:proofErr w:type="spellStart"/>
      <w:r w:rsidRPr="00F8318A">
        <w:rPr>
          <w:rFonts w:ascii="微软雅黑" w:hAnsi="微软雅黑"/>
          <w:sz w:val="18"/>
          <w:szCs w:val="20"/>
        </w:rPr>
        <w:t>Dmin</w:t>
      </w:r>
      <w:proofErr w:type="spellEnd"/>
      <w:r w:rsidRPr="0041437C">
        <w:rPr>
          <w:rFonts w:ascii="微软雅黑" w:hAnsi="微软雅黑" w:hint="eastAsia"/>
          <w:sz w:val="18"/>
          <w:szCs w:val="20"/>
        </w:rPr>
        <w:t xml:space="preserve"> </w:t>
      </w:r>
      <w:r>
        <w:rPr>
          <w:rFonts w:ascii="微软雅黑" w:hAnsi="微软雅黑" w:hint="eastAsia"/>
          <w:sz w:val="18"/>
          <w:szCs w:val="20"/>
        </w:rPr>
        <w:t>为</w:t>
      </w:r>
      <w:r>
        <w:rPr>
          <w:rFonts w:ascii="微软雅黑" w:hAnsi="微软雅黑"/>
          <w:b/>
          <w:color w:val="FF0000"/>
          <w:sz w:val="18"/>
          <w:szCs w:val="20"/>
        </w:rPr>
        <w:t>10</w:t>
      </w:r>
      <w:r w:rsidRPr="0041437C">
        <w:rPr>
          <w:rFonts w:ascii="微软雅黑" w:hAnsi="微软雅黑" w:hint="eastAsia"/>
          <w:sz w:val="18"/>
          <w:szCs w:val="20"/>
        </w:rPr>
        <w:t xml:space="preserve"> mm。</w:t>
      </w:r>
      <w:r>
        <w:rPr>
          <w:rFonts w:ascii="微软雅黑" w:hAnsi="微软雅黑" w:hint="eastAsia"/>
        </w:rPr>
        <w:t>（id：</w:t>
      </w:r>
      <w:r w:rsidRPr="003E0E41">
        <w:rPr>
          <w:rFonts w:ascii="微软雅黑" w:hAnsi="微软雅黑" w:hint="eastAsia"/>
        </w:rPr>
        <w:t>2.8.</w:t>
      </w:r>
      <w:r>
        <w:rPr>
          <w:rFonts w:ascii="微软雅黑" w:hAnsi="微软雅黑" w:hint="eastAsia"/>
        </w:rPr>
        <w:t>4.1）</w:t>
      </w:r>
    </w:p>
    <w:p w14:paraId="65E9C619" w14:textId="77777777" w:rsidR="000B5394" w:rsidRPr="0041437C" w:rsidRDefault="000B5394" w:rsidP="000B5394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浮头法兰</w:t>
      </w:r>
      <w:r w:rsidRPr="00F8318A">
        <w:rPr>
          <w:rFonts w:ascii="微软雅黑" w:hAnsi="微软雅黑" w:hint="eastAsia"/>
        </w:rPr>
        <w:t>螺栓孔边缘至密封槽最小距离</w:t>
      </w:r>
      <w:proofErr w:type="spellStart"/>
      <w:r w:rsidRPr="00F8318A">
        <w:rPr>
          <w:rFonts w:ascii="微软雅黑" w:hAnsi="微软雅黑"/>
        </w:rPr>
        <w:t>Hmin</w:t>
      </w:r>
      <w:proofErr w:type="spellEnd"/>
      <w:r>
        <w:rPr>
          <w:rFonts w:ascii="微软雅黑" w:hAnsi="微软雅黑"/>
        </w:rPr>
        <w:t xml:space="preserve"> 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</w:t>
      </w:r>
      <w:r>
        <w:rPr>
          <w:rFonts w:ascii="微软雅黑" w:hAnsi="微软雅黑"/>
          <w:color w:val="4472C4" w:themeColor="accent1"/>
          <w:sz w:val="18"/>
          <w:szCs w:val="20"/>
        </w:rPr>
        <w:t>606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14389B84" w14:textId="700EBB61" w:rsidR="000B5394" w:rsidRPr="0041437C" w:rsidRDefault="000B5394" w:rsidP="000B5394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浮头法兰</w:t>
      </w:r>
      <w:r w:rsidRPr="00F8318A">
        <w:rPr>
          <w:rFonts w:ascii="微软雅黑" w:hAnsi="微软雅黑" w:hint="eastAsia"/>
          <w:sz w:val="18"/>
          <w:szCs w:val="20"/>
        </w:rPr>
        <w:t>螺栓孔边缘至密封槽最小距离</w:t>
      </w:r>
      <w:proofErr w:type="spellStart"/>
      <w:r w:rsidRPr="00F8318A">
        <w:rPr>
          <w:rFonts w:ascii="微软雅黑" w:hAnsi="微软雅黑"/>
          <w:sz w:val="18"/>
          <w:szCs w:val="20"/>
        </w:rPr>
        <w:t>Hmin</w:t>
      </w:r>
      <w:proofErr w:type="spellEnd"/>
      <w:r w:rsidRPr="0041437C">
        <w:rPr>
          <w:rFonts w:ascii="微软雅黑" w:hAnsi="微软雅黑" w:hint="eastAsia"/>
          <w:sz w:val="18"/>
          <w:szCs w:val="20"/>
        </w:rPr>
        <w:t xml:space="preserve">为 </w:t>
      </w:r>
      <w:r>
        <w:rPr>
          <w:rFonts w:ascii="微软雅黑" w:hAnsi="微软雅黑"/>
          <w:b/>
          <w:color w:val="FF0000"/>
          <w:sz w:val="18"/>
          <w:szCs w:val="20"/>
        </w:rPr>
        <w:t>5</w:t>
      </w:r>
      <w:r w:rsidRPr="0041437C">
        <w:rPr>
          <w:rFonts w:ascii="微软雅黑" w:hAnsi="微软雅黑" w:hint="eastAsia"/>
          <w:sz w:val="18"/>
          <w:szCs w:val="20"/>
        </w:rPr>
        <w:t xml:space="preserve"> mm。</w:t>
      </w:r>
      <w:r>
        <w:rPr>
          <w:rFonts w:ascii="微软雅黑" w:hAnsi="微软雅黑" w:hint="eastAsia"/>
        </w:rPr>
        <w:t>（id：</w:t>
      </w:r>
      <w:r w:rsidRPr="003E0E41">
        <w:rPr>
          <w:rFonts w:ascii="微软雅黑" w:hAnsi="微软雅黑" w:hint="eastAsia"/>
        </w:rPr>
        <w:t>2.8.</w:t>
      </w:r>
      <w:r>
        <w:rPr>
          <w:rFonts w:ascii="微软雅黑" w:hAnsi="微软雅黑" w:hint="eastAsia"/>
        </w:rPr>
        <w:t>4.2）</w:t>
      </w:r>
    </w:p>
    <w:p w14:paraId="5461A797" w14:textId="5AB2CBA0" w:rsidR="000B5394" w:rsidRPr="0041437C" w:rsidRDefault="000B5394" w:rsidP="000B5394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</w:p>
    <w:p w14:paraId="41672505" w14:textId="77777777" w:rsidR="000B5394" w:rsidRPr="0041437C" w:rsidRDefault="000B5394" w:rsidP="000B5394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 w:rsidRPr="00F8318A">
        <w:rPr>
          <w:rFonts w:ascii="微软雅黑" w:hAnsi="微软雅黑" w:hint="eastAsia"/>
        </w:rPr>
        <w:t>外头盖内径</w:t>
      </w:r>
      <w:proofErr w:type="gramStart"/>
      <w:r w:rsidRPr="000D7176">
        <w:rPr>
          <w:rFonts w:ascii="微软雅黑" w:hAnsi="微软雅黑" w:hint="eastAsia"/>
        </w:rPr>
        <w:t>递增值</w:t>
      </w:r>
      <w:proofErr w:type="spellStart"/>
      <w:proofErr w:type="gramEnd"/>
      <w:r w:rsidRPr="000D7176">
        <w:rPr>
          <w:rFonts w:ascii="微软雅黑" w:hAnsi="微软雅黑"/>
        </w:rPr>
        <w:t>StepD</w:t>
      </w:r>
      <w:proofErr w:type="spellEnd"/>
      <w:r>
        <w:rPr>
          <w:rFonts w:ascii="微软雅黑" w:hAnsi="微软雅黑"/>
        </w:rPr>
        <w:t xml:space="preserve"> 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</w:t>
      </w:r>
      <w:r>
        <w:rPr>
          <w:rFonts w:ascii="微软雅黑" w:hAnsi="微软雅黑"/>
          <w:color w:val="4472C4" w:themeColor="accent1"/>
          <w:sz w:val="18"/>
          <w:szCs w:val="20"/>
        </w:rPr>
        <w:t>606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2DE37652" w14:textId="7B82A419" w:rsidR="000B5394" w:rsidRDefault="000B5394" w:rsidP="000B5394">
      <w:pPr>
        <w:pStyle w:val="a0"/>
        <w:ind w:left="780" w:firstLineChars="0" w:firstLine="0"/>
        <w:rPr>
          <w:rFonts w:ascii="微软雅黑" w:hAnsi="微软雅黑" w:hint="eastAsia"/>
        </w:rPr>
      </w:pPr>
      <w:r w:rsidRPr="000D7176">
        <w:rPr>
          <w:rFonts w:ascii="微软雅黑" w:hAnsi="微软雅黑" w:hint="eastAsia"/>
          <w:sz w:val="18"/>
          <w:szCs w:val="20"/>
        </w:rPr>
        <w:t>外头盖内径</w:t>
      </w:r>
      <w:proofErr w:type="gramStart"/>
      <w:r w:rsidRPr="000D7176">
        <w:rPr>
          <w:rFonts w:ascii="微软雅黑" w:hAnsi="微软雅黑" w:hint="eastAsia"/>
          <w:sz w:val="18"/>
          <w:szCs w:val="20"/>
        </w:rPr>
        <w:t>递增值</w:t>
      </w:r>
      <w:proofErr w:type="spellStart"/>
      <w:proofErr w:type="gramEnd"/>
      <w:r w:rsidRPr="000D7176">
        <w:rPr>
          <w:rFonts w:ascii="微软雅黑" w:hAnsi="微软雅黑"/>
          <w:sz w:val="18"/>
          <w:szCs w:val="20"/>
        </w:rPr>
        <w:t>StepD</w:t>
      </w:r>
      <w:proofErr w:type="spellEnd"/>
      <w:r>
        <w:rPr>
          <w:rFonts w:ascii="微软雅黑" w:hAnsi="微软雅黑" w:hint="eastAsia"/>
          <w:sz w:val="18"/>
          <w:szCs w:val="20"/>
        </w:rPr>
        <w:t>为</w:t>
      </w:r>
      <w:r>
        <w:rPr>
          <w:rFonts w:ascii="微软雅黑" w:hAnsi="微软雅黑"/>
          <w:b/>
          <w:color w:val="FF0000"/>
          <w:sz w:val="18"/>
          <w:szCs w:val="20"/>
        </w:rPr>
        <w:t>50</w:t>
      </w:r>
      <w:r w:rsidRPr="0041437C">
        <w:rPr>
          <w:rFonts w:ascii="微软雅黑" w:hAnsi="微软雅黑" w:hint="eastAsia"/>
          <w:sz w:val="18"/>
          <w:szCs w:val="20"/>
        </w:rPr>
        <w:t xml:space="preserve"> mm。</w:t>
      </w:r>
      <w:r>
        <w:rPr>
          <w:rFonts w:ascii="微软雅黑" w:hAnsi="微软雅黑" w:hint="eastAsia"/>
        </w:rPr>
        <w:t>（id：</w:t>
      </w:r>
      <w:r w:rsidRPr="003E0E41">
        <w:rPr>
          <w:rFonts w:ascii="微软雅黑" w:hAnsi="微软雅黑" w:hint="eastAsia"/>
        </w:rPr>
        <w:t>2.8.</w:t>
      </w:r>
      <w:r>
        <w:rPr>
          <w:rFonts w:ascii="微软雅黑" w:hAnsi="微软雅黑" w:hint="eastAsia"/>
        </w:rPr>
        <w:t>4.3）</w:t>
      </w:r>
    </w:p>
    <w:p w14:paraId="32B585B8" w14:textId="4FF318A3" w:rsidR="002220BC" w:rsidRPr="0041437C" w:rsidRDefault="002220BC" w:rsidP="002220BC">
      <w:pPr>
        <w:pStyle w:val="4"/>
        <w:numPr>
          <w:ilvl w:val="0"/>
          <w:numId w:val="18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球冠形封头外直径与浮头法兰内径差值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20250909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5DDE42CC" w14:textId="7B783063" w:rsidR="002220BC" w:rsidRPr="0041437C" w:rsidRDefault="002220BC" w:rsidP="002220BC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  <w:r w:rsidRPr="002220BC">
        <w:rPr>
          <w:rFonts w:ascii="微软雅黑" w:hAnsi="微软雅黑"/>
          <w:sz w:val="18"/>
          <w:szCs w:val="20"/>
        </w:rPr>
        <w:t>球冠形封头外直径与浮头法兰内径差值</w:t>
      </w:r>
      <w:r>
        <w:rPr>
          <w:rFonts w:ascii="微软雅黑" w:hAnsi="微软雅黑" w:hint="eastAsia"/>
          <w:sz w:val="18"/>
          <w:szCs w:val="20"/>
        </w:rPr>
        <w:t>为</w:t>
      </w:r>
      <w:r>
        <w:rPr>
          <w:rFonts w:ascii="微软雅黑" w:hAnsi="微软雅黑"/>
          <w:b/>
          <w:color w:val="FF0000"/>
          <w:sz w:val="18"/>
          <w:szCs w:val="20"/>
        </w:rPr>
        <w:t>4</w:t>
      </w:r>
      <w:r w:rsidRPr="0041437C">
        <w:rPr>
          <w:rFonts w:ascii="微软雅黑" w:hAnsi="微软雅黑" w:hint="eastAsia"/>
          <w:sz w:val="18"/>
          <w:szCs w:val="20"/>
        </w:rPr>
        <w:t xml:space="preserve"> mm。</w:t>
      </w:r>
    </w:p>
    <w:p w14:paraId="2D041080" w14:textId="0A3EF485" w:rsidR="000B5394" w:rsidRPr="0041437C" w:rsidRDefault="000B5394" w:rsidP="000B5394">
      <w:pPr>
        <w:pStyle w:val="a0"/>
        <w:ind w:left="780" w:firstLineChars="0" w:firstLine="0"/>
        <w:rPr>
          <w:rFonts w:ascii="微软雅黑" w:hAnsi="微软雅黑" w:hint="eastAsia"/>
          <w:sz w:val="18"/>
          <w:szCs w:val="20"/>
        </w:rPr>
      </w:pPr>
    </w:p>
    <w:p w14:paraId="33A73BB8" w14:textId="77777777" w:rsidR="00F07246" w:rsidRPr="000B5394" w:rsidRDefault="00F07246">
      <w:pPr>
        <w:rPr>
          <w:rFonts w:ascii="微软雅黑" w:hAnsi="微软雅黑" w:hint="eastAsia"/>
          <w:sz w:val="18"/>
          <w:szCs w:val="20"/>
        </w:rPr>
      </w:pPr>
    </w:p>
    <w:p w14:paraId="31AAD144" w14:textId="77777777" w:rsidR="00777209" w:rsidRPr="00777209" w:rsidRDefault="00777209" w:rsidP="00777209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777209">
        <w:rPr>
          <w:rFonts w:ascii="微软雅黑" w:hAnsi="微软雅黑" w:hint="eastAsia"/>
        </w:rPr>
        <w:t>管板</w:t>
      </w:r>
    </w:p>
    <w:p w14:paraId="012ADE38" w14:textId="139B2103" w:rsidR="00777209" w:rsidRPr="00F45F78" w:rsidRDefault="00FE36F3" w:rsidP="00F45F78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r w:rsidRPr="00F45F78">
        <w:rPr>
          <w:rFonts w:ascii="微软雅黑" w:hAnsi="微软雅黑" w:hint="eastAsia"/>
          <w:sz w:val="18"/>
          <w:szCs w:val="20"/>
        </w:rPr>
        <w:t>使用</w:t>
      </w:r>
      <w:r w:rsidRPr="00F406E7">
        <w:rPr>
          <w:rFonts w:hint="eastAsia"/>
          <w:b/>
          <w:color w:val="C00000"/>
        </w:rPr>
        <w:sym w:font="Wingdings" w:char="F0FE"/>
      </w:r>
      <w:r w:rsidRPr="00F45F78">
        <w:rPr>
          <w:rFonts w:ascii="微软雅黑" w:hAnsi="微软雅黑"/>
          <w:sz w:val="18"/>
          <w:szCs w:val="20"/>
        </w:rPr>
        <w:t>换热管/</w:t>
      </w:r>
      <w:r w:rsidRPr="00464018">
        <w:rPr>
          <w:color w:val="FF0000"/>
        </w:rPr>
        <w:sym w:font="Wingdings" w:char="F06F"/>
      </w:r>
      <w:r w:rsidRPr="00F45F78">
        <w:rPr>
          <w:rFonts w:ascii="微软雅黑" w:hAnsi="微软雅黑"/>
          <w:sz w:val="18"/>
          <w:szCs w:val="20"/>
        </w:rPr>
        <w:t>管孔</w:t>
      </w:r>
      <w:proofErr w:type="gramStart"/>
      <w:r w:rsidRPr="00F45F78">
        <w:rPr>
          <w:rFonts w:ascii="微软雅黑" w:hAnsi="微软雅黑"/>
          <w:sz w:val="18"/>
          <w:szCs w:val="20"/>
        </w:rPr>
        <w:t>外径</w:t>
      </w:r>
      <w:r w:rsidRPr="00F45F78">
        <w:rPr>
          <w:rFonts w:ascii="微软雅黑" w:hAnsi="微软雅黑" w:hint="eastAsia"/>
          <w:sz w:val="18"/>
          <w:szCs w:val="20"/>
        </w:rPr>
        <w:t>值</w:t>
      </w:r>
      <w:proofErr w:type="gramEnd"/>
      <w:r w:rsidRPr="00F45F78">
        <w:rPr>
          <w:rFonts w:ascii="微软雅黑" w:hAnsi="微软雅黑" w:hint="eastAsia"/>
          <w:sz w:val="18"/>
          <w:szCs w:val="20"/>
        </w:rPr>
        <w:t>作为基础</w:t>
      </w:r>
      <w:r w:rsidRPr="00F45F78">
        <w:rPr>
          <w:rFonts w:ascii="微软雅黑" w:hAnsi="微软雅黑"/>
          <w:sz w:val="18"/>
          <w:szCs w:val="20"/>
        </w:rPr>
        <w:t>进行布管。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2.9.1.1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2.9.1.</w:t>
      </w:r>
      <w:r w:rsidR="003E0E41">
        <w:rPr>
          <w:rFonts w:ascii="微软雅黑" w:hAnsi="微软雅黑" w:hint="eastAsia"/>
        </w:rPr>
        <w:t>2）</w:t>
      </w:r>
    </w:p>
    <w:p w14:paraId="649BCCE1" w14:textId="11AADACC" w:rsidR="00777209" w:rsidRDefault="00726C9E" w:rsidP="00F45F78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r w:rsidRPr="00F45F78">
        <w:rPr>
          <w:rFonts w:ascii="微软雅黑" w:hAnsi="微软雅黑" w:hint="eastAsia"/>
          <w:sz w:val="18"/>
          <w:szCs w:val="20"/>
        </w:rPr>
        <w:t>在换热管布置过程中，如需在</w:t>
      </w:r>
      <w:r w:rsidRPr="00F45F78">
        <w:rPr>
          <w:rFonts w:ascii="微软雅黑" w:hAnsi="微软雅黑"/>
          <w:sz w:val="18"/>
          <w:szCs w:val="20"/>
        </w:rPr>
        <w:t>垂直中心线上</w:t>
      </w:r>
      <w:r w:rsidRPr="00F45F78">
        <w:rPr>
          <w:rFonts w:ascii="微软雅黑" w:hAnsi="微软雅黑" w:hint="eastAsia"/>
          <w:sz w:val="18"/>
          <w:szCs w:val="20"/>
        </w:rPr>
        <w:t>设置拉杆时，一般设置在（垂直中心线）布管限定圆直径的</w:t>
      </w:r>
      <w:r w:rsidRPr="00F45F78">
        <w:rPr>
          <w:rFonts w:ascii="微软雅黑" w:hAnsi="微软雅黑" w:hint="eastAsia"/>
          <w:b/>
          <w:bCs/>
          <w:color w:val="FF0000"/>
          <w:sz w:val="18"/>
          <w:szCs w:val="20"/>
        </w:rPr>
        <w:t>1</w:t>
      </w:r>
      <w:r w:rsidRPr="00F45F78">
        <w:rPr>
          <w:rFonts w:ascii="微软雅黑" w:hAnsi="微软雅黑"/>
          <w:b/>
          <w:bCs/>
          <w:color w:val="FF0000"/>
          <w:sz w:val="18"/>
          <w:szCs w:val="20"/>
        </w:rPr>
        <w:t>/2</w:t>
      </w:r>
      <w:r w:rsidRPr="00F45F78">
        <w:rPr>
          <w:rFonts w:ascii="微软雅黑" w:hAnsi="微软雅黑" w:hint="eastAsia"/>
          <w:sz w:val="18"/>
          <w:szCs w:val="20"/>
        </w:rPr>
        <w:t>处。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2.9.2</w:t>
      </w:r>
      <w:r w:rsidR="003E0E41">
        <w:rPr>
          <w:rFonts w:ascii="微软雅黑" w:hAnsi="微软雅黑" w:hint="eastAsia"/>
        </w:rPr>
        <w:t>）</w:t>
      </w:r>
    </w:p>
    <w:p w14:paraId="480FB8F8" w14:textId="0F8FB6F9" w:rsidR="009B7A4D" w:rsidRPr="009B7A4D" w:rsidRDefault="009B7A4D" w:rsidP="009B7A4D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r w:rsidRPr="009B7A4D">
        <w:rPr>
          <w:rFonts w:ascii="微软雅黑" w:hAnsi="微软雅黑" w:hint="eastAsia"/>
          <w:sz w:val="18"/>
          <w:szCs w:val="20"/>
        </w:rPr>
        <w:t>当奥氏体不锈钢、双相不锈钢、钛、铜、镍、</w:t>
      </w:r>
      <w:proofErr w:type="gramStart"/>
      <w:r w:rsidRPr="009B7A4D">
        <w:rPr>
          <w:rFonts w:ascii="微软雅黑" w:hAnsi="微软雅黑" w:hint="eastAsia"/>
          <w:sz w:val="18"/>
          <w:szCs w:val="20"/>
        </w:rPr>
        <w:t>锆及其</w:t>
      </w:r>
      <w:proofErr w:type="gramEnd"/>
      <w:r w:rsidRPr="009B7A4D">
        <w:rPr>
          <w:rFonts w:ascii="微软雅黑" w:hAnsi="微软雅黑" w:hint="eastAsia"/>
          <w:sz w:val="18"/>
          <w:szCs w:val="20"/>
        </w:rPr>
        <w:t>合金换热管与管板采用强度胀接时，管板的管孔公称直径减小</w:t>
      </w:r>
      <w:r w:rsidRPr="009B7A4D">
        <w:rPr>
          <w:rFonts w:ascii="微软雅黑" w:hAnsi="微软雅黑"/>
          <w:b/>
          <w:bCs/>
          <w:color w:val="C00000"/>
          <w:sz w:val="18"/>
          <w:szCs w:val="20"/>
        </w:rPr>
        <w:t>0</w:t>
      </w:r>
      <w:r>
        <w:rPr>
          <w:rFonts w:ascii="微软雅黑" w:hAnsi="微软雅黑"/>
          <w:b/>
          <w:bCs/>
          <w:color w:val="C00000"/>
          <w:sz w:val="18"/>
          <w:szCs w:val="20"/>
        </w:rPr>
        <w:t>.1</w:t>
      </w:r>
      <w:r w:rsidRPr="009B7A4D">
        <w:rPr>
          <w:rFonts w:ascii="微软雅黑" w:hAnsi="微软雅黑"/>
          <w:sz w:val="18"/>
          <w:szCs w:val="20"/>
        </w:rPr>
        <w:t xml:space="preserve"> mm。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2.9.</w:t>
      </w:r>
      <w:r w:rsidR="003E0E41">
        <w:rPr>
          <w:rFonts w:ascii="微软雅黑" w:hAnsi="微软雅黑" w:hint="eastAsia"/>
        </w:rPr>
        <w:t>3）</w:t>
      </w:r>
    </w:p>
    <w:p w14:paraId="1E37D03F" w14:textId="7420F053" w:rsidR="00F45F78" w:rsidRPr="00F45F78" w:rsidRDefault="00F45F78" w:rsidP="00F45F78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r w:rsidRPr="00F45F78">
        <w:rPr>
          <w:rFonts w:ascii="微软雅黑" w:hAnsi="微软雅黑" w:hint="eastAsia"/>
          <w:sz w:val="18"/>
          <w:szCs w:val="20"/>
        </w:rPr>
        <w:t>管束的重量若超过</w:t>
      </w:r>
      <w:r w:rsidRPr="00F45F78">
        <w:rPr>
          <w:rFonts w:ascii="微软雅黑" w:hAnsi="微软雅黑" w:hint="eastAsia"/>
          <w:b/>
          <w:bCs/>
          <w:color w:val="C00000"/>
          <w:sz w:val="18"/>
          <w:szCs w:val="20"/>
        </w:rPr>
        <w:t>5</w:t>
      </w:r>
      <w:r w:rsidRPr="00F45F78">
        <w:rPr>
          <w:rFonts w:ascii="微软雅黑" w:hAnsi="微软雅黑"/>
          <w:b/>
          <w:bCs/>
          <w:color w:val="C00000"/>
          <w:sz w:val="18"/>
          <w:szCs w:val="20"/>
        </w:rPr>
        <w:t>0</w:t>
      </w:r>
      <w:r w:rsidRPr="00F45F78">
        <w:rPr>
          <w:rFonts w:ascii="微软雅黑" w:hAnsi="微软雅黑" w:hint="eastAsia"/>
          <w:sz w:val="18"/>
          <w:szCs w:val="20"/>
        </w:rPr>
        <w:t>kg</w:t>
      </w:r>
      <w:r w:rsidRPr="00F45F78">
        <w:rPr>
          <w:rFonts w:ascii="微软雅黑" w:hAnsi="微软雅黑"/>
          <w:sz w:val="18"/>
          <w:szCs w:val="20"/>
        </w:rPr>
        <w:t>，</w:t>
      </w:r>
      <w:r w:rsidRPr="00F45F78">
        <w:rPr>
          <w:rFonts w:ascii="微软雅黑" w:hAnsi="微软雅黑" w:hint="eastAsia"/>
          <w:sz w:val="18"/>
          <w:szCs w:val="20"/>
        </w:rPr>
        <w:t>在固定管板外侧</w:t>
      </w:r>
      <w:r w:rsidRPr="00F45F78">
        <w:rPr>
          <w:rFonts w:ascii="微软雅黑" w:hAnsi="微软雅黑"/>
          <w:sz w:val="18"/>
          <w:szCs w:val="20"/>
        </w:rPr>
        <w:t>设置环首</w:t>
      </w:r>
      <w:proofErr w:type="gramStart"/>
      <w:r w:rsidRPr="00F45F78">
        <w:rPr>
          <w:rFonts w:ascii="微软雅黑" w:hAnsi="微软雅黑" w:hint="eastAsia"/>
          <w:sz w:val="18"/>
          <w:szCs w:val="20"/>
        </w:rPr>
        <w:t>螺钉</w:t>
      </w:r>
      <w:r w:rsidRPr="00F45F78">
        <w:rPr>
          <w:rFonts w:ascii="微软雅黑" w:hAnsi="微软雅黑"/>
          <w:sz w:val="18"/>
          <w:szCs w:val="20"/>
        </w:rPr>
        <w:t>用</w:t>
      </w:r>
      <w:r w:rsidRPr="00F45F78">
        <w:rPr>
          <w:rFonts w:ascii="微软雅黑" w:hAnsi="微软雅黑" w:hint="eastAsia"/>
          <w:sz w:val="18"/>
          <w:szCs w:val="20"/>
        </w:rPr>
        <w:t>螺孔</w:t>
      </w:r>
      <w:proofErr w:type="gramEnd"/>
      <w:r w:rsidRPr="00F45F78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2.9.</w:t>
      </w:r>
      <w:r w:rsidR="003E0E41">
        <w:rPr>
          <w:rFonts w:ascii="微软雅黑" w:hAnsi="微软雅黑" w:hint="eastAsia"/>
        </w:rPr>
        <w:t>4）</w:t>
      </w:r>
    </w:p>
    <w:tbl>
      <w:tblPr>
        <w:tblStyle w:val="a8"/>
        <w:tblW w:w="0" w:type="auto"/>
        <w:jc w:val="center"/>
        <w:shd w:val="clear" w:color="auto" w:fill="FFFF00"/>
        <w:tblLook w:val="04A0" w:firstRow="1" w:lastRow="0" w:firstColumn="1" w:lastColumn="0" w:noHBand="0" w:noVBand="1"/>
      </w:tblPr>
      <w:tblGrid>
        <w:gridCol w:w="5861"/>
      </w:tblGrid>
      <w:tr w:rsidR="002135BF" w14:paraId="18C8C842" w14:textId="77777777" w:rsidTr="002135BF">
        <w:trPr>
          <w:jc w:val="center"/>
        </w:trPr>
        <w:tc>
          <w:tcPr>
            <w:tcW w:w="0" w:type="auto"/>
            <w:shd w:val="clear" w:color="auto" w:fill="FFFF00"/>
          </w:tcPr>
          <w:p w14:paraId="5E3CC5AB" w14:textId="77777777" w:rsidR="002135BF" w:rsidRPr="002135BF" w:rsidRDefault="002135BF" w:rsidP="002135BF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2135BF">
              <w:rPr>
                <w:rFonts w:ascii="微软雅黑" w:hAnsi="微软雅黑" w:hint="eastAsia"/>
                <w:sz w:val="18"/>
                <w:szCs w:val="20"/>
              </w:rPr>
              <w:t>复合管板覆层最小厚度及相应要求如下：</w:t>
            </w:r>
          </w:p>
          <w:p w14:paraId="5C782795" w14:textId="77777777" w:rsidR="002135BF" w:rsidRPr="002135BF" w:rsidRDefault="002135BF" w:rsidP="002135BF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2135BF">
              <w:rPr>
                <w:rFonts w:ascii="微软雅黑" w:hAnsi="微软雅黑" w:hint="eastAsia"/>
                <w:sz w:val="18"/>
                <w:szCs w:val="20"/>
              </w:rPr>
              <w:t>与换热管焊接连接的复合管板，其覆层的厚度不应小于</w:t>
            </w:r>
            <w:r w:rsidRPr="002135BF">
              <w:rPr>
                <w:rFonts w:ascii="微软雅黑" w:hAnsi="微软雅黑" w:hint="eastAsia"/>
                <w:b/>
                <w:bCs/>
                <w:sz w:val="18"/>
                <w:szCs w:val="20"/>
                <w:u w:val="single"/>
              </w:rPr>
              <w:t>3</w:t>
            </w:r>
            <w:r w:rsidRPr="002135BF">
              <w:rPr>
                <w:rFonts w:ascii="微软雅黑" w:hAnsi="微软雅黑" w:hint="eastAsia"/>
                <w:sz w:val="18"/>
                <w:szCs w:val="20"/>
              </w:rPr>
              <w:t>mm；</w:t>
            </w:r>
          </w:p>
          <w:p w14:paraId="08935FA4" w14:textId="77777777" w:rsidR="002135BF" w:rsidRPr="002135BF" w:rsidRDefault="002135BF">
            <w:pPr>
              <w:rPr>
                <w:rFonts w:ascii="微软雅黑" w:hAnsi="微软雅黑" w:hint="eastAsia"/>
                <w:sz w:val="18"/>
                <w:szCs w:val="20"/>
              </w:rPr>
            </w:pPr>
            <w:r w:rsidRPr="002135BF">
              <w:rPr>
                <w:rFonts w:ascii="微软雅黑" w:hAnsi="微软雅黑" w:hint="eastAsia"/>
                <w:sz w:val="18"/>
                <w:szCs w:val="20"/>
              </w:rPr>
              <w:t>与接热管强度胀接连接的复合管板，其覆层最小厚度不宜小于</w:t>
            </w:r>
            <w:r w:rsidRPr="002135BF">
              <w:rPr>
                <w:rFonts w:ascii="微软雅黑" w:hAnsi="微软雅黑" w:hint="eastAsia"/>
                <w:b/>
                <w:bCs/>
                <w:sz w:val="18"/>
                <w:szCs w:val="20"/>
                <w:u w:val="single"/>
              </w:rPr>
              <w:t>10</w:t>
            </w:r>
            <w:r w:rsidRPr="002135BF">
              <w:rPr>
                <w:rFonts w:ascii="微软雅黑" w:hAnsi="微软雅黑" w:hint="eastAsia"/>
                <w:sz w:val="18"/>
                <w:szCs w:val="20"/>
              </w:rPr>
              <w:t>mm；</w:t>
            </w:r>
          </w:p>
        </w:tc>
      </w:tr>
    </w:tbl>
    <w:p w14:paraId="11C56042" w14:textId="77777777" w:rsidR="00400FA9" w:rsidRPr="00FE36F3" w:rsidRDefault="00400FA9" w:rsidP="00400FA9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注：表内内容为原预定义信息，取消此预定义改为提示信息，信息现实位置“元件材料型式”表管板位置。</w:t>
      </w:r>
    </w:p>
    <w:p w14:paraId="5C0A9173" w14:textId="77777777" w:rsidR="00400FA9" w:rsidRDefault="00400FA9" w:rsidP="00400FA9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注：第3条中填写内容范围为：0</w:t>
      </w:r>
      <w:r>
        <w:rPr>
          <w:rFonts w:ascii="微软雅黑" w:hAnsi="微软雅黑"/>
          <w:sz w:val="18"/>
          <w:szCs w:val="20"/>
        </w:rPr>
        <w:t>~0.1mm</w:t>
      </w:r>
      <w:r>
        <w:rPr>
          <w:rFonts w:ascii="微软雅黑" w:hAnsi="微软雅黑" w:hint="eastAsia"/>
          <w:sz w:val="18"/>
          <w:szCs w:val="20"/>
        </w:rPr>
        <w:t>。</w:t>
      </w:r>
    </w:p>
    <w:p w14:paraId="1C7AE1F0" w14:textId="77777777" w:rsidR="00400FA9" w:rsidRDefault="00400FA9" w:rsidP="00400FA9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注：第4条的含义为，</w:t>
      </w:r>
      <w:proofErr w:type="gramStart"/>
      <w:r>
        <w:rPr>
          <w:rFonts w:ascii="微软雅黑" w:hAnsi="微软雅黑" w:hint="eastAsia"/>
          <w:sz w:val="18"/>
          <w:szCs w:val="20"/>
        </w:rPr>
        <w:t>配孔即待环</w:t>
      </w:r>
      <w:proofErr w:type="gramEnd"/>
      <w:r>
        <w:rPr>
          <w:rFonts w:ascii="微软雅黑" w:hAnsi="微软雅黑" w:hint="eastAsia"/>
          <w:sz w:val="18"/>
          <w:szCs w:val="20"/>
        </w:rPr>
        <w:t>首螺钉、</w:t>
      </w:r>
      <w:proofErr w:type="gramStart"/>
      <w:r>
        <w:rPr>
          <w:rFonts w:ascii="微软雅黑" w:hAnsi="微软雅黑" w:hint="eastAsia"/>
          <w:sz w:val="18"/>
          <w:szCs w:val="20"/>
        </w:rPr>
        <w:t>丝堵两种</w:t>
      </w:r>
      <w:proofErr w:type="gramEnd"/>
      <w:r>
        <w:rPr>
          <w:rFonts w:ascii="微软雅黑" w:hAnsi="微软雅黑" w:hint="eastAsia"/>
          <w:sz w:val="18"/>
          <w:szCs w:val="20"/>
        </w:rPr>
        <w:t>零件。</w:t>
      </w:r>
    </w:p>
    <w:p w14:paraId="313A8303" w14:textId="77777777" w:rsidR="00400FA9" w:rsidRPr="00F45F78" w:rsidRDefault="00400FA9" w:rsidP="00400FA9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bookmarkStart w:id="1072" w:name="_Hlk205918966"/>
      <w:r>
        <w:rPr>
          <w:rFonts w:ascii="微软雅黑" w:hAnsi="微软雅黑" w:hint="eastAsia"/>
          <w:sz w:val="18"/>
          <w:szCs w:val="20"/>
        </w:rPr>
        <w:lastRenderedPageBreak/>
        <w:t>当固定管板式热交换器管板的名义厚度超过材料上限的</w:t>
      </w:r>
      <w:r>
        <w:rPr>
          <w:rFonts w:ascii="微软雅黑" w:hAnsi="微软雅黑"/>
          <w:b/>
          <w:bCs/>
          <w:color w:val="C00000"/>
          <w:sz w:val="18"/>
          <w:szCs w:val="20"/>
        </w:rPr>
        <w:t>9</w:t>
      </w:r>
      <w:r w:rsidRPr="00F45F78">
        <w:rPr>
          <w:rFonts w:ascii="微软雅黑" w:hAnsi="微软雅黑"/>
          <w:b/>
          <w:bCs/>
          <w:color w:val="C00000"/>
          <w:sz w:val="18"/>
          <w:szCs w:val="20"/>
        </w:rPr>
        <w:t>0</w:t>
      </w:r>
      <w:r>
        <w:rPr>
          <w:rFonts w:ascii="微软雅黑" w:hAnsi="微软雅黑" w:hint="eastAsia"/>
          <w:sz w:val="18"/>
          <w:szCs w:val="20"/>
        </w:rPr>
        <w:t>%时</w:t>
      </w:r>
      <w:r w:rsidRPr="00F45F78">
        <w:rPr>
          <w:rFonts w:ascii="微软雅黑" w:hAnsi="微软雅黑"/>
          <w:sz w:val="18"/>
          <w:szCs w:val="20"/>
        </w:rPr>
        <w:t>，</w:t>
      </w:r>
      <w:r>
        <w:rPr>
          <w:rFonts w:ascii="微软雅黑" w:hAnsi="微软雅黑" w:hint="eastAsia"/>
          <w:sz w:val="18"/>
          <w:szCs w:val="20"/>
        </w:rPr>
        <w:t>壳程圆筒分段，并增厚与管板相接段圆筒</w:t>
      </w:r>
      <w:r w:rsidRPr="00F45F78">
        <w:rPr>
          <w:rFonts w:ascii="微软雅黑" w:hAnsi="微软雅黑" w:hint="eastAsia"/>
          <w:sz w:val="18"/>
          <w:szCs w:val="20"/>
        </w:rPr>
        <w:t>。</w:t>
      </w:r>
      <w:bookmarkEnd w:id="1072"/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20250820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>
        <w:rPr>
          <w:rFonts w:ascii="微软雅黑" w:hAnsi="微软雅黑" w:hint="eastAsia"/>
        </w:rPr>
        <w:t>（id：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5.1.1）</w:t>
      </w:r>
    </w:p>
    <w:p w14:paraId="2CC0E73A" w14:textId="77777777" w:rsidR="00400FA9" w:rsidRPr="00F45F78" w:rsidRDefault="00400FA9" w:rsidP="00400FA9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bookmarkStart w:id="1073" w:name="_Hlk206062175"/>
      <w:r>
        <w:rPr>
          <w:rFonts w:ascii="微软雅黑" w:hAnsi="微软雅黑" w:hint="eastAsia"/>
          <w:sz w:val="18"/>
          <w:szCs w:val="20"/>
        </w:rPr>
        <w:t>当固定管板式热交换器管板计算需增厚与之相连接段圆筒时，圆筒最大增厚至原厚度的</w:t>
      </w:r>
      <w:r>
        <w:rPr>
          <w:rFonts w:ascii="微软雅黑" w:hAnsi="微软雅黑"/>
          <w:b/>
          <w:bCs/>
          <w:color w:val="C00000"/>
          <w:sz w:val="18"/>
          <w:szCs w:val="20"/>
        </w:rPr>
        <w:t>2</w:t>
      </w:r>
      <w:r>
        <w:rPr>
          <w:rFonts w:ascii="微软雅黑" w:hAnsi="微软雅黑" w:hint="eastAsia"/>
          <w:sz w:val="18"/>
          <w:szCs w:val="20"/>
        </w:rPr>
        <w:t>倍</w:t>
      </w:r>
      <w:r w:rsidRPr="00F45F78">
        <w:rPr>
          <w:rFonts w:ascii="微软雅黑" w:hAnsi="微软雅黑" w:hint="eastAsia"/>
          <w:sz w:val="18"/>
          <w:szCs w:val="20"/>
        </w:rPr>
        <w:t>。</w:t>
      </w:r>
      <w:bookmarkEnd w:id="1073"/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20250820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>
        <w:rPr>
          <w:rFonts w:ascii="微软雅黑" w:hAnsi="微软雅黑" w:hint="eastAsia"/>
        </w:rPr>
        <w:t>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5.2.1）</w:t>
      </w:r>
    </w:p>
    <w:p w14:paraId="7F736D70" w14:textId="77777777" w:rsidR="00400FA9" w:rsidRPr="00E14195" w:rsidRDefault="00400FA9" w:rsidP="00400FA9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当固定管板式热交换器管板计算需对壳程圆筒分段时，若中间圆筒长度占壳程圆筒总长度的比例小于</w:t>
      </w:r>
      <w:r>
        <w:rPr>
          <w:rFonts w:ascii="微软雅黑" w:hAnsi="微软雅黑"/>
          <w:b/>
          <w:bCs/>
          <w:color w:val="C00000"/>
          <w:sz w:val="18"/>
          <w:szCs w:val="20"/>
        </w:rPr>
        <w:t>6</w:t>
      </w:r>
      <w:r w:rsidRPr="00F45F78">
        <w:rPr>
          <w:rFonts w:ascii="微软雅黑" w:hAnsi="微软雅黑"/>
          <w:b/>
          <w:bCs/>
          <w:color w:val="C00000"/>
          <w:sz w:val="18"/>
          <w:szCs w:val="20"/>
        </w:rPr>
        <w:t>0</w:t>
      </w:r>
      <w:r>
        <w:rPr>
          <w:rFonts w:ascii="微软雅黑" w:hAnsi="微软雅黑" w:hint="eastAsia"/>
          <w:sz w:val="18"/>
          <w:szCs w:val="20"/>
        </w:rPr>
        <w:t>%或中间圆筒长度小于</w:t>
      </w:r>
      <w:r>
        <w:rPr>
          <w:rFonts w:ascii="微软雅黑" w:hAnsi="微软雅黑"/>
          <w:b/>
          <w:bCs/>
          <w:color w:val="C00000"/>
          <w:sz w:val="18"/>
          <w:szCs w:val="20"/>
        </w:rPr>
        <w:t>2000</w:t>
      </w:r>
      <w:r>
        <w:rPr>
          <w:rFonts w:ascii="微软雅黑" w:hAnsi="微软雅黑" w:hint="eastAsia"/>
          <w:sz w:val="18"/>
          <w:szCs w:val="20"/>
        </w:rPr>
        <w:t>mm，取消壳程圆筒分段，按整体加厚</w:t>
      </w:r>
      <w:r w:rsidRPr="00F45F78">
        <w:rPr>
          <w:rFonts w:ascii="微软雅黑" w:hAnsi="微软雅黑" w:hint="eastAsia"/>
          <w:sz w:val="18"/>
          <w:szCs w:val="20"/>
        </w:rPr>
        <w:t>。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20250820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>
        <w:rPr>
          <w:rFonts w:ascii="微软雅黑" w:hAnsi="微软雅黑" w:hint="eastAsia"/>
        </w:rPr>
        <w:t>（id：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5.3）（id：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5.3.1）（id：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5.3.2）</w:t>
      </w:r>
    </w:p>
    <w:p w14:paraId="0A3A6BEF" w14:textId="77777777" w:rsidR="00400FA9" w:rsidRPr="00F45F78" w:rsidRDefault="00400FA9" w:rsidP="00400FA9">
      <w:pPr>
        <w:pStyle w:val="a0"/>
        <w:numPr>
          <w:ilvl w:val="0"/>
          <w:numId w:val="22"/>
        </w:numPr>
        <w:ind w:firstLineChars="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当采用钩圈式浮头（换热器类型为A</w:t>
      </w:r>
      <w:r>
        <w:rPr>
          <w:rFonts w:ascii="微软雅黑" w:hAnsi="微软雅黑"/>
          <w:sz w:val="18"/>
          <w:szCs w:val="20"/>
        </w:rPr>
        <w:t>ES</w:t>
      </w:r>
      <w:r>
        <w:rPr>
          <w:rFonts w:ascii="微软雅黑" w:hAnsi="微软雅黑" w:hint="eastAsia"/>
          <w:sz w:val="18"/>
          <w:szCs w:val="20"/>
        </w:rPr>
        <w:t>或</w:t>
      </w:r>
      <w:r>
        <w:rPr>
          <w:rFonts w:ascii="微软雅黑" w:hAnsi="微软雅黑"/>
          <w:sz w:val="18"/>
          <w:szCs w:val="20"/>
        </w:rPr>
        <w:t>BES</w:t>
      </w:r>
      <w:r>
        <w:rPr>
          <w:rFonts w:ascii="微软雅黑" w:hAnsi="微软雅黑" w:hint="eastAsia"/>
          <w:sz w:val="18"/>
          <w:szCs w:val="20"/>
        </w:rPr>
        <w:t>）时，为满足钩圈安装结构要求，管板的最小厚度应不小于</w:t>
      </w:r>
      <w:r>
        <w:rPr>
          <w:rFonts w:ascii="微软雅黑" w:hAnsi="微软雅黑"/>
          <w:b/>
          <w:bCs/>
          <w:color w:val="C00000"/>
          <w:sz w:val="18"/>
          <w:szCs w:val="20"/>
        </w:rPr>
        <w:t>24</w:t>
      </w:r>
      <w:r>
        <w:rPr>
          <w:rFonts w:ascii="微软雅黑" w:hAnsi="微软雅黑" w:hint="eastAsia"/>
          <w:sz w:val="18"/>
          <w:szCs w:val="20"/>
        </w:rPr>
        <w:t>mm</w:t>
      </w:r>
      <w:r w:rsidRPr="00F45F78">
        <w:rPr>
          <w:rFonts w:ascii="微软雅黑" w:hAnsi="微软雅黑" w:hint="eastAsia"/>
          <w:sz w:val="18"/>
          <w:szCs w:val="20"/>
        </w:rPr>
        <w:t>。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2025082</w:t>
      </w:r>
      <w:r>
        <w:rPr>
          <w:rFonts w:ascii="微软雅黑" w:hAnsi="微软雅黑"/>
          <w:color w:val="4472C4" w:themeColor="accent1"/>
          <w:sz w:val="18"/>
          <w:szCs w:val="20"/>
        </w:rPr>
        <w:t>2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r>
        <w:rPr>
          <w:rFonts w:ascii="微软雅黑" w:hAnsi="微软雅黑" w:hint="eastAsia"/>
        </w:rPr>
        <w:t>（id：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5.4）（id：</w:t>
      </w:r>
      <w:r w:rsidRPr="003E0E41">
        <w:rPr>
          <w:rFonts w:ascii="微软雅黑" w:hAnsi="微软雅黑" w:hint="eastAsia"/>
        </w:rPr>
        <w:t>2.9.</w:t>
      </w:r>
      <w:r>
        <w:rPr>
          <w:rFonts w:ascii="微软雅黑" w:hAnsi="微软雅黑" w:hint="eastAsia"/>
        </w:rPr>
        <w:t>5.4.1）</w:t>
      </w:r>
    </w:p>
    <w:p w14:paraId="1F38B546" w14:textId="77777777" w:rsidR="00B509A7" w:rsidRPr="00B509A7" w:rsidRDefault="00B509A7" w:rsidP="00B509A7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B509A7">
        <w:rPr>
          <w:rFonts w:ascii="微软雅黑" w:hAnsi="微软雅黑" w:hint="eastAsia"/>
        </w:rPr>
        <w:t>换热管</w:t>
      </w:r>
    </w:p>
    <w:p w14:paraId="5D8F0636" w14:textId="4D381B36" w:rsidR="00B509A7" w:rsidRPr="00B509A7" w:rsidRDefault="00B509A7" w:rsidP="00B509A7">
      <w:pPr>
        <w:pStyle w:val="a0"/>
        <w:numPr>
          <w:ilvl w:val="0"/>
          <w:numId w:val="20"/>
        </w:numPr>
        <w:ind w:firstLineChars="0"/>
        <w:rPr>
          <w:rFonts w:ascii="微软雅黑" w:hAnsi="微软雅黑" w:hint="eastAsia"/>
          <w:sz w:val="24"/>
          <w:szCs w:val="28"/>
        </w:rPr>
      </w:pPr>
      <w:r w:rsidRPr="00B509A7">
        <w:rPr>
          <w:rFonts w:ascii="微软雅黑" w:hAnsi="微软雅黑"/>
          <w:sz w:val="24"/>
          <w:szCs w:val="28"/>
        </w:rPr>
        <w:t>换热管中心距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2.10.1.1</w:t>
      </w:r>
      <w:r w:rsidR="003E0E41">
        <w:rPr>
          <w:rFonts w:ascii="微软雅黑" w:hAnsi="微软雅黑" w:hint="eastAsia"/>
        </w:rPr>
        <w:t>）</w:t>
      </w:r>
    </w:p>
    <w:p w14:paraId="52EE1FE8" w14:textId="77777777" w:rsidR="00B509A7" w:rsidRPr="003E3E8E" w:rsidRDefault="00B509A7" w:rsidP="00B509A7">
      <w:pPr>
        <w:spacing w:line="240" w:lineRule="atLeast"/>
        <w:jc w:val="right"/>
        <w:rPr>
          <w:rFonts w:ascii="微软雅黑" w:hAnsi="微软雅黑" w:hint="eastAsia"/>
          <w:sz w:val="18"/>
          <w:szCs w:val="18"/>
        </w:rPr>
      </w:pPr>
      <w:r w:rsidRPr="003E3E8E">
        <w:rPr>
          <w:rFonts w:ascii="微软雅黑" w:hAnsi="微软雅黑"/>
          <w:sz w:val="18"/>
          <w:szCs w:val="18"/>
        </w:rPr>
        <w:t>换热管中心距</w:t>
      </w:r>
      <w:r w:rsidRPr="003E3E8E">
        <w:rPr>
          <w:rFonts w:ascii="微软雅黑" w:hAnsi="微软雅黑" w:hint="eastAsia"/>
          <w:sz w:val="18"/>
          <w:szCs w:val="18"/>
        </w:rPr>
        <w:t xml:space="preserve">                                            mm</w:t>
      </w:r>
    </w:p>
    <w:tbl>
      <w:tblPr>
        <w:tblW w:w="4750" w:type="pct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11"/>
        <w:gridCol w:w="434"/>
        <w:gridCol w:w="434"/>
        <w:gridCol w:w="434"/>
        <w:gridCol w:w="434"/>
        <w:gridCol w:w="433"/>
        <w:gridCol w:w="433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B509A7" w:rsidRPr="003E3E8E" w14:paraId="2053549C" w14:textId="77777777" w:rsidTr="00856736">
        <w:trPr>
          <w:trHeight w:val="57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44ADC67" w14:textId="77777777" w:rsidR="00B509A7" w:rsidRPr="003E3E8E" w:rsidRDefault="00B509A7" w:rsidP="00AA26B6">
            <w:pPr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 w:hint="eastAsia"/>
                <w:sz w:val="18"/>
                <w:szCs w:val="18"/>
              </w:rPr>
              <w:t>换热管外径d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6F61C15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AA02219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6C491C6E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BD491D6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4EB8B8B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B55344E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1EC461E4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0B0F0"/>
            <w:tcMar>
              <w:left w:w="85" w:type="dxa"/>
              <w:right w:w="85" w:type="dxa"/>
            </w:tcMar>
            <w:vAlign w:val="center"/>
          </w:tcPr>
          <w:p w14:paraId="6EEC1B3A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2DD7122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44A294D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C1F43DE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67B6DC4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82EFB66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D6F7A5B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8B5CA19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1172780" w14:textId="77777777" w:rsidR="00B509A7" w:rsidRPr="003E3E8E" w:rsidRDefault="00B509A7" w:rsidP="00AA26B6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/>
                <w:sz w:val="18"/>
                <w:szCs w:val="18"/>
              </w:rPr>
              <w:t>57</w:t>
            </w:r>
          </w:p>
        </w:tc>
      </w:tr>
      <w:tr w:rsidR="00B509A7" w:rsidRPr="003E3E8E" w14:paraId="5E861211" w14:textId="77777777" w:rsidTr="00856736">
        <w:trPr>
          <w:trHeight w:val="57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7E1A8EF" w14:textId="77777777" w:rsidR="00B509A7" w:rsidRPr="003E3E8E" w:rsidRDefault="00B509A7" w:rsidP="00AA26B6">
            <w:pPr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 w:hint="eastAsia"/>
                <w:sz w:val="18"/>
                <w:szCs w:val="18"/>
              </w:rPr>
              <w:t>换热管中心距</w:t>
            </w:r>
            <w:r w:rsidRPr="003E3E8E">
              <w:rPr>
                <w:rFonts w:ascii="微软雅黑" w:hAnsi="微软雅黑"/>
                <w:sz w:val="18"/>
                <w:szCs w:val="18"/>
              </w:rPr>
              <w:t>S</w:t>
            </w:r>
            <w:r w:rsidRPr="003E3E8E">
              <w:rPr>
                <w:rFonts w:ascii="微软雅黑" w:hAnsi="微软雅黑" w:hint="eastAsia"/>
                <w:sz w:val="18"/>
                <w:szCs w:val="18"/>
              </w:rPr>
              <w:t>（</w:t>
            </w:r>
            <w:r w:rsidRPr="003E3E8E">
              <w:rPr>
                <w:rFonts w:hint="eastAsia"/>
                <w:sz w:val="18"/>
                <w:szCs w:val="18"/>
              </w:rPr>
              <w:t>三角形排列</w:t>
            </w:r>
            <w:r w:rsidRPr="003E3E8E">
              <w:rPr>
                <w:rFonts w:ascii="微软雅黑" w:hAnsi="微软雅黑" w:hint="eastAsia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671A9E81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33FB839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E8B11C3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8354260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2E405A3B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5D25EEC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22908D9B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85" w:type="dxa"/>
              <w:right w:w="85" w:type="dxa"/>
            </w:tcMar>
            <w:vAlign w:val="center"/>
          </w:tcPr>
          <w:p w14:paraId="1E952F2E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5C3FB035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257B973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A721C3C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6B21120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847BE9C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368332D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F800A48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E174A30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72</w:t>
            </w:r>
          </w:p>
        </w:tc>
      </w:tr>
      <w:tr w:rsidR="00856736" w:rsidRPr="003E3E8E" w14:paraId="7698446C" w14:textId="77777777" w:rsidTr="00856736">
        <w:trPr>
          <w:trHeight w:val="57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586FEF1D" w14:textId="77777777" w:rsidR="00B509A7" w:rsidRPr="003E3E8E" w:rsidRDefault="00B509A7" w:rsidP="00B509A7">
            <w:pPr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 w:hint="eastAsia"/>
                <w:sz w:val="18"/>
                <w:szCs w:val="18"/>
              </w:rPr>
              <w:t>换热管中心距</w:t>
            </w:r>
            <w:r w:rsidRPr="003E3E8E">
              <w:rPr>
                <w:rFonts w:ascii="微软雅黑" w:hAnsi="微软雅黑"/>
                <w:sz w:val="18"/>
                <w:szCs w:val="18"/>
              </w:rPr>
              <w:t>S</w:t>
            </w:r>
            <w:r w:rsidRPr="003E3E8E">
              <w:rPr>
                <w:rFonts w:ascii="微软雅黑" w:hAnsi="微软雅黑" w:hint="eastAsia"/>
                <w:sz w:val="18"/>
                <w:szCs w:val="18"/>
              </w:rPr>
              <w:t>（</w:t>
            </w:r>
            <w:r w:rsidRPr="003E3E8E">
              <w:rPr>
                <w:rFonts w:hint="eastAsia"/>
                <w:sz w:val="18"/>
                <w:szCs w:val="18"/>
              </w:rPr>
              <w:t>正方形排列</w:t>
            </w:r>
            <w:r w:rsidRPr="003E3E8E">
              <w:rPr>
                <w:rFonts w:ascii="微软雅黑" w:hAnsi="微软雅黑" w:hint="eastAsia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59351CAD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6599FD53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  <w:t>1</w:t>
            </w: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5F98493E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703EC588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332CF5D5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5EDFB6EE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B050"/>
            <w:tcMar>
              <w:left w:w="85" w:type="dxa"/>
              <w:right w:w="85" w:type="dxa"/>
            </w:tcMar>
            <w:vAlign w:val="center"/>
          </w:tcPr>
          <w:p w14:paraId="4779BE66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85" w:type="dxa"/>
              <w:right w:w="85" w:type="dxa"/>
            </w:tcMar>
            <w:vAlign w:val="center"/>
          </w:tcPr>
          <w:p w14:paraId="248A2526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62BFF154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789A0B23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48AA45EF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4749C45B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73FEAB6D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0C0362AC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78ED0D83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left w:w="85" w:type="dxa"/>
              <w:right w:w="85" w:type="dxa"/>
            </w:tcMar>
            <w:vAlign w:val="center"/>
          </w:tcPr>
          <w:p w14:paraId="392C6129" w14:textId="77777777" w:rsidR="00B509A7" w:rsidRPr="003768FC" w:rsidRDefault="00B509A7" w:rsidP="00B509A7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72</w:t>
            </w:r>
          </w:p>
        </w:tc>
      </w:tr>
      <w:tr w:rsidR="00B509A7" w:rsidRPr="003E3E8E" w14:paraId="531C9313" w14:textId="77777777" w:rsidTr="00856736">
        <w:trPr>
          <w:trHeight w:val="57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A85DDF7" w14:textId="77777777" w:rsidR="00B509A7" w:rsidRPr="003E3E8E" w:rsidRDefault="00B509A7" w:rsidP="00B509A7">
            <w:pPr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rFonts w:ascii="微软雅黑" w:hAnsi="微软雅黑" w:hint="eastAsia"/>
                <w:sz w:val="18"/>
                <w:szCs w:val="18"/>
              </w:rPr>
              <w:t>分程隔板槽两侧相邻管中心距</w:t>
            </w:r>
            <w:r w:rsidRPr="003E3E8E">
              <w:rPr>
                <w:rFonts w:ascii="微软雅黑" w:hAnsi="微软雅黑"/>
                <w:sz w:val="18"/>
                <w:szCs w:val="18"/>
              </w:rPr>
              <w:t>S</w:t>
            </w:r>
            <w:r w:rsidRPr="003E3E8E">
              <w:rPr>
                <w:rFonts w:ascii="微软雅黑" w:hAnsi="微软雅黑"/>
                <w:sz w:val="18"/>
                <w:szCs w:val="18"/>
                <w:vertAlign w:val="subscript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CA13AF4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205F5D89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59421C5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EE0439B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C8E5E43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CC2F8B9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ECC9683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B0F0"/>
            <w:tcMar>
              <w:left w:w="85" w:type="dxa"/>
              <w:right w:w="85" w:type="dxa"/>
            </w:tcMar>
            <w:vAlign w:val="center"/>
          </w:tcPr>
          <w:p w14:paraId="09B72078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51655F41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9041B47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6D974463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5F2782BF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9CFD21A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4BBD477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4D2825E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AE01F47" w14:textId="77777777" w:rsidR="00B509A7" w:rsidRPr="003768FC" w:rsidRDefault="00B509A7" w:rsidP="00AA26B6">
            <w:pPr>
              <w:jc w:val="center"/>
              <w:rPr>
                <w:rFonts w:ascii="微软雅黑" w:hAnsi="微软雅黑" w:hint="eastAsia"/>
                <w:b/>
                <w:bCs/>
                <w:color w:val="C00000"/>
                <w:sz w:val="18"/>
                <w:szCs w:val="18"/>
              </w:rPr>
            </w:pPr>
            <w:r w:rsidRPr="003768FC">
              <w:rPr>
                <w:rFonts w:ascii="微软雅黑" w:hAnsi="微软雅黑"/>
                <w:b/>
                <w:bCs/>
                <w:color w:val="C00000"/>
                <w:sz w:val="18"/>
                <w:szCs w:val="18"/>
              </w:rPr>
              <w:t>80</w:t>
            </w:r>
          </w:p>
        </w:tc>
      </w:tr>
      <w:tr w:rsidR="00B509A7" w:rsidRPr="003E3E8E" w14:paraId="4D41E88C" w14:textId="77777777" w:rsidTr="00AA26B6">
        <w:trPr>
          <w:trHeight w:val="57"/>
          <w:jc w:val="right"/>
        </w:trPr>
        <w:tc>
          <w:tcPr>
            <w:tcW w:w="0" w:type="auto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A432728" w14:textId="58875C61" w:rsidR="00B509A7" w:rsidRPr="003E3E8E" w:rsidRDefault="00B509A7" w:rsidP="00B509A7">
            <w:pPr>
              <w:jc w:val="left"/>
              <w:rPr>
                <w:rFonts w:ascii="微软雅黑" w:hAnsi="微软雅黑" w:hint="eastAsia"/>
                <w:sz w:val="18"/>
                <w:szCs w:val="18"/>
              </w:rPr>
            </w:pPr>
            <w:r w:rsidRPr="003E3E8E">
              <w:rPr>
                <w:color w:val="FF0000"/>
                <w:sz w:val="18"/>
                <w:szCs w:val="18"/>
              </w:rPr>
              <w:sym w:font="Wingdings" w:char="F06F"/>
            </w:r>
            <w:r w:rsidRPr="003E3E8E">
              <w:rPr>
                <w:rFonts w:ascii="微软雅黑" w:hAnsi="微软雅黑" w:hint="eastAsia"/>
                <w:sz w:val="18"/>
                <w:szCs w:val="18"/>
              </w:rPr>
              <w:t>外径为25mm的换热管采用转角正方形排列时，其分程隔板槽两侧相邻管中心距Sn取</w:t>
            </w:r>
            <w:r w:rsidRPr="003E3E8E">
              <w:rPr>
                <w:rFonts w:ascii="微软雅黑" w:hAnsi="微软雅黑"/>
                <w:sz w:val="18"/>
                <w:szCs w:val="18"/>
              </w:rPr>
              <w:t>45.25</w:t>
            </w:r>
            <w:r w:rsidRPr="003E3E8E">
              <w:rPr>
                <w:rFonts w:ascii="微软雅黑" w:hAnsi="微软雅黑" w:hint="eastAsia"/>
                <w:sz w:val="18"/>
                <w:szCs w:val="18"/>
              </w:rPr>
              <w:t>mm。</w:t>
            </w:r>
            <w:r w:rsidR="00A573B8">
              <w:rPr>
                <w:rFonts w:ascii="微软雅黑" w:hAnsi="微软雅黑" w:hint="eastAsia"/>
              </w:rPr>
              <w:t>（id：</w:t>
            </w:r>
            <w:r w:rsidR="00A573B8" w:rsidRPr="003E0E41">
              <w:rPr>
                <w:rFonts w:ascii="微软雅黑" w:hAnsi="微软雅黑" w:hint="eastAsia"/>
              </w:rPr>
              <w:t>2.10.1.</w:t>
            </w:r>
            <w:r w:rsidR="00A573B8">
              <w:rPr>
                <w:rFonts w:ascii="微软雅黑" w:hAnsi="微软雅黑" w:hint="eastAsia"/>
              </w:rPr>
              <w:t>2）</w:t>
            </w:r>
          </w:p>
        </w:tc>
      </w:tr>
    </w:tbl>
    <w:p w14:paraId="7483137B" w14:textId="77777777" w:rsidR="00856736" w:rsidRDefault="00856736" w:rsidP="00856736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A7744A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</w:p>
    <w:p w14:paraId="638F409B" w14:textId="77777777" w:rsidR="00856736" w:rsidRDefault="00856736" w:rsidP="00856736">
      <w:pPr>
        <w:pStyle w:val="a0"/>
        <w:numPr>
          <w:ilvl w:val="0"/>
          <w:numId w:val="27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根据输入文件中“换热管外径”、“</w:t>
      </w:r>
      <w:r w:rsidRPr="00856736">
        <w:rPr>
          <w:rFonts w:ascii="微软雅黑" w:hAnsi="微软雅黑" w:hint="eastAsia"/>
          <w:color w:val="4472C4" w:themeColor="accent1"/>
          <w:sz w:val="18"/>
          <w:szCs w:val="20"/>
        </w:rPr>
        <w:t>换热管排列方式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”采用正交法选定交叉获得“换热管中心距”数据。</w:t>
      </w:r>
    </w:p>
    <w:p w14:paraId="09AE5BF2" w14:textId="77777777" w:rsidR="00856736" w:rsidRDefault="00856736" w:rsidP="00856736">
      <w:pPr>
        <w:pStyle w:val="a0"/>
        <w:numPr>
          <w:ilvl w:val="0"/>
          <w:numId w:val="27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根据输入文件中“换热</w:t>
      </w:r>
      <w:r w:rsidRPr="00856736">
        <w:rPr>
          <w:rFonts w:ascii="微软雅黑" w:hAnsi="微软雅黑" w:hint="eastAsia"/>
          <w:color w:val="4472C4" w:themeColor="accent1"/>
          <w:sz w:val="18"/>
          <w:szCs w:val="20"/>
        </w:rPr>
        <w:t>管外径”直接获得对应的“</w:t>
      </w:r>
      <w:r w:rsidRPr="00856736">
        <w:rPr>
          <w:rFonts w:ascii="微软雅黑" w:hAnsi="微软雅黑" w:hint="eastAsia"/>
          <w:color w:val="4472C4" w:themeColor="accent1"/>
          <w:sz w:val="18"/>
          <w:szCs w:val="18"/>
        </w:rPr>
        <w:t>分程隔板槽两侧相邻管中心距</w:t>
      </w:r>
      <w:r w:rsidRPr="00856736">
        <w:rPr>
          <w:rFonts w:ascii="微软雅黑" w:hAnsi="微软雅黑"/>
          <w:color w:val="4472C4" w:themeColor="accent1"/>
          <w:sz w:val="18"/>
          <w:szCs w:val="18"/>
        </w:rPr>
        <w:t>S</w:t>
      </w:r>
      <w:r w:rsidRPr="00856736">
        <w:rPr>
          <w:rFonts w:ascii="微软雅黑" w:hAnsi="微软雅黑"/>
          <w:color w:val="4472C4" w:themeColor="accent1"/>
          <w:sz w:val="18"/>
          <w:szCs w:val="18"/>
          <w:vertAlign w:val="subscript"/>
        </w:rPr>
        <w:t>n</w:t>
      </w:r>
      <w:r w:rsidRPr="00856736">
        <w:rPr>
          <w:rFonts w:ascii="微软雅黑" w:hAnsi="微软雅黑" w:hint="eastAsia"/>
          <w:color w:val="4472C4" w:themeColor="accent1"/>
          <w:sz w:val="18"/>
          <w:szCs w:val="20"/>
        </w:rPr>
        <w:t>”数据。</w:t>
      </w:r>
    </w:p>
    <w:p w14:paraId="0109FA08" w14:textId="77777777" w:rsidR="00856736" w:rsidRPr="00101183" w:rsidRDefault="00101183" w:rsidP="00101183">
      <w:pPr>
        <w:pStyle w:val="a0"/>
        <w:numPr>
          <w:ilvl w:val="0"/>
          <w:numId w:val="27"/>
        </w:numPr>
        <w:ind w:firstLineChars="0"/>
        <w:rPr>
          <w:rFonts w:ascii="微软雅黑" w:hAnsi="微软雅黑" w:hint="eastAsia"/>
          <w:color w:val="4472C4" w:themeColor="accent1"/>
          <w:sz w:val="18"/>
          <w:szCs w:val="20"/>
        </w:rPr>
      </w:pP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当最后一行信息被选中时且换热管外径为2</w:t>
      </w:r>
      <w:r w:rsidRPr="00101183">
        <w:rPr>
          <w:rFonts w:ascii="微软雅黑" w:hAnsi="微软雅黑"/>
          <w:color w:val="4472C4" w:themeColor="accent1"/>
          <w:sz w:val="18"/>
          <w:szCs w:val="20"/>
        </w:rPr>
        <w:t>5</w:t>
      </w: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和“转角正方形排列”时，直接按4</w:t>
      </w:r>
      <w:r w:rsidRPr="00101183">
        <w:rPr>
          <w:rFonts w:ascii="微软雅黑" w:hAnsi="微软雅黑"/>
          <w:color w:val="4472C4" w:themeColor="accent1"/>
          <w:sz w:val="18"/>
          <w:szCs w:val="20"/>
        </w:rPr>
        <w:t>5.25</w:t>
      </w: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输出S</w:t>
      </w:r>
      <w:r w:rsidRPr="00101183">
        <w:rPr>
          <w:rFonts w:ascii="微软雅黑" w:hAnsi="微软雅黑" w:hint="eastAsia"/>
          <w:color w:val="4472C4" w:themeColor="accent1"/>
          <w:sz w:val="18"/>
          <w:szCs w:val="20"/>
          <w:vertAlign w:val="subscript"/>
        </w:rPr>
        <w:t>n</w:t>
      </w: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值。</w:t>
      </w:r>
    </w:p>
    <w:p w14:paraId="76C9B156" w14:textId="77777777" w:rsidR="00B509A7" w:rsidRDefault="004F388F">
      <w:pPr>
        <w:rPr>
          <w:rFonts w:ascii="微软雅黑" w:hAnsi="微软雅黑" w:hint="eastAsia"/>
          <w:color w:val="0070C0"/>
          <w:sz w:val="18"/>
          <w:szCs w:val="20"/>
        </w:rPr>
      </w:pPr>
      <w:r w:rsidRPr="004F388F">
        <w:rPr>
          <w:rFonts w:ascii="微软雅黑" w:hAnsi="微软雅黑" w:hint="eastAsia"/>
          <w:color w:val="0070C0"/>
          <w:sz w:val="18"/>
          <w:szCs w:val="20"/>
        </w:rPr>
        <w:t>输出至布管</w:t>
      </w:r>
    </w:p>
    <w:p w14:paraId="32A5256F" w14:textId="77777777" w:rsidR="00D32229" w:rsidRDefault="00D32229">
      <w:pPr>
        <w:rPr>
          <w:rFonts w:ascii="微软雅黑" w:hAnsi="微软雅黑" w:hint="eastAsia"/>
          <w:color w:val="0070C0"/>
          <w:sz w:val="18"/>
          <w:szCs w:val="20"/>
        </w:rPr>
      </w:pPr>
    </w:p>
    <w:p w14:paraId="0499D5A4" w14:textId="4C0F85C4" w:rsidR="00D32229" w:rsidRPr="00D32229" w:rsidRDefault="00D32229" w:rsidP="00D32229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  <w:highlight w:val="green"/>
        </w:rPr>
      </w:pPr>
      <w:r w:rsidRPr="00D32229">
        <w:rPr>
          <w:rFonts w:ascii="微软雅黑" w:hAnsi="微软雅黑" w:hint="eastAsia"/>
          <w:bCs/>
          <w:sz w:val="18"/>
          <w:szCs w:val="20"/>
          <w:highlight w:val="green"/>
        </w:rPr>
        <w:t>距</w:t>
      </w:r>
      <w:r w:rsidRPr="00D32229">
        <w:rPr>
          <w:rFonts w:ascii="微软雅黑" w:hAnsi="微软雅黑"/>
          <w:bCs/>
          <w:sz w:val="18"/>
          <w:szCs w:val="20"/>
          <w:highlight w:val="green"/>
        </w:rPr>
        <w:t>U形换热管弯管</w:t>
      </w:r>
      <w:r w:rsidR="003F307C">
        <w:rPr>
          <w:rFonts w:ascii="微软雅黑" w:hAnsi="微软雅黑" w:hint="eastAsia"/>
          <w:bCs/>
          <w:sz w:val="18"/>
          <w:szCs w:val="20"/>
          <w:highlight w:val="green"/>
        </w:rPr>
        <w:t>切点</w:t>
      </w:r>
      <w:r w:rsidRPr="00C6250F">
        <w:rPr>
          <w:rFonts w:ascii="微软雅黑" w:hAnsi="微软雅黑"/>
          <w:b/>
          <w:color w:val="FF0000"/>
          <w:sz w:val="18"/>
          <w:szCs w:val="20"/>
          <w:highlight w:val="green"/>
        </w:rPr>
        <w:t>50</w:t>
      </w:r>
      <w:r w:rsidRPr="00D32229">
        <w:rPr>
          <w:rFonts w:ascii="微软雅黑" w:hAnsi="微软雅黑"/>
          <w:bCs/>
          <w:sz w:val="18"/>
          <w:szCs w:val="20"/>
          <w:highlight w:val="green"/>
        </w:rPr>
        <w:t>mm的直管段</w:t>
      </w:r>
      <w:r w:rsidRPr="00D32229">
        <w:rPr>
          <w:rFonts w:ascii="微软雅黑" w:hAnsi="微软雅黑" w:hint="eastAsia"/>
          <w:bCs/>
          <w:sz w:val="18"/>
          <w:szCs w:val="20"/>
          <w:highlight w:val="green"/>
        </w:rPr>
        <w:t>范围内</w:t>
      </w:r>
      <w:r w:rsidR="003F307C">
        <w:rPr>
          <w:rFonts w:ascii="微软雅黑" w:hAnsi="微软雅黑" w:hint="eastAsia"/>
          <w:bCs/>
          <w:sz w:val="18"/>
          <w:szCs w:val="20"/>
          <w:highlight w:val="green"/>
        </w:rPr>
        <w:t>不得</w:t>
      </w:r>
      <w:r w:rsidRPr="00D32229">
        <w:rPr>
          <w:rFonts w:ascii="微软雅黑" w:hAnsi="微软雅黑" w:hint="eastAsia"/>
          <w:bCs/>
          <w:sz w:val="18"/>
          <w:szCs w:val="20"/>
          <w:highlight w:val="green"/>
        </w:rPr>
        <w:t>设置折流板或支持板。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2.10.1.</w:t>
      </w:r>
      <w:r w:rsidR="00A573B8">
        <w:rPr>
          <w:rFonts w:ascii="微软雅黑" w:hAnsi="微软雅黑" w:hint="eastAsia"/>
        </w:rPr>
        <w:t>3</w:t>
      </w:r>
      <w:r w:rsidR="003E0E41">
        <w:rPr>
          <w:rFonts w:ascii="微软雅黑" w:hAnsi="微软雅黑" w:hint="eastAsia"/>
        </w:rPr>
        <w:t>）</w:t>
      </w:r>
    </w:p>
    <w:p w14:paraId="1CA59E8A" w14:textId="666B3DDB" w:rsidR="00D32229" w:rsidRDefault="00D32229">
      <w:pPr>
        <w:rPr>
          <w:rFonts w:ascii="微软雅黑" w:hAnsi="微软雅黑" w:hint="eastAsia"/>
          <w:color w:val="0070C0"/>
          <w:sz w:val="18"/>
          <w:szCs w:val="20"/>
        </w:rPr>
      </w:pPr>
    </w:p>
    <w:p w14:paraId="3B30F91D" w14:textId="5C9B8F97" w:rsidR="000E7F80" w:rsidRPr="000E7F80" w:rsidRDefault="000E7F80" w:rsidP="000E7F80">
      <w:pPr>
        <w:pStyle w:val="a0"/>
        <w:numPr>
          <w:ilvl w:val="0"/>
          <w:numId w:val="20"/>
        </w:numPr>
        <w:ind w:firstLineChars="0"/>
        <w:rPr>
          <w:rFonts w:ascii="微软雅黑" w:hAnsi="微软雅黑" w:hint="eastAsia"/>
          <w:sz w:val="24"/>
          <w:szCs w:val="28"/>
        </w:rPr>
      </w:pPr>
      <w:r w:rsidRPr="000E7F80">
        <w:rPr>
          <w:rFonts w:ascii="微软雅黑" w:hAnsi="微软雅黑" w:hint="eastAsia"/>
          <w:sz w:val="24"/>
          <w:szCs w:val="28"/>
        </w:rPr>
        <w:t>换热面积</w:t>
      </w:r>
    </w:p>
    <w:p w14:paraId="64DB4D62" w14:textId="6398C7EE" w:rsidR="000E7F80" w:rsidRDefault="000E7F80">
      <w:pPr>
        <w:rPr>
          <w:rFonts w:ascii="微软雅黑" w:hAnsi="微软雅黑" w:hint="eastAsia"/>
          <w:color w:val="0070C0"/>
          <w:sz w:val="18"/>
          <w:szCs w:val="20"/>
        </w:rPr>
      </w:pPr>
      <w:r w:rsidRPr="00F406E7">
        <w:rPr>
          <w:rFonts w:hint="eastAsia"/>
          <w:b/>
          <w:color w:val="C00000"/>
        </w:rPr>
        <w:sym w:font="Wingdings" w:char="F0FE"/>
      </w:r>
      <w:r>
        <w:rPr>
          <w:b/>
          <w:color w:val="C00000"/>
        </w:rPr>
        <w:t xml:space="preserve"> </w:t>
      </w:r>
      <w:r w:rsidRPr="00A27166">
        <w:rPr>
          <w:rFonts w:cs="Times New Roman"/>
          <w:sz w:val="17"/>
          <w:szCs w:val="17"/>
        </w:rPr>
        <w:t>U</w:t>
      </w:r>
      <w:r w:rsidRPr="00A27166">
        <w:rPr>
          <w:rFonts w:cs="Times New Roman"/>
          <w:sz w:val="17"/>
          <w:szCs w:val="17"/>
        </w:rPr>
        <w:t>形</w:t>
      </w:r>
      <w:proofErr w:type="gramStart"/>
      <w:r w:rsidRPr="00A27166">
        <w:rPr>
          <w:rFonts w:cs="Times New Roman"/>
          <w:sz w:val="17"/>
          <w:szCs w:val="17"/>
        </w:rPr>
        <w:t>管</w:t>
      </w:r>
      <w:r w:rsidRPr="00A27166">
        <w:rPr>
          <w:sz w:val="17"/>
          <w:szCs w:val="17"/>
        </w:rPr>
        <w:t>计算</w:t>
      </w:r>
      <w:proofErr w:type="gramEnd"/>
      <w:r w:rsidRPr="00A27166">
        <w:rPr>
          <w:sz w:val="17"/>
          <w:szCs w:val="17"/>
        </w:rPr>
        <w:t>换热面积</w:t>
      </w:r>
      <w:r>
        <w:rPr>
          <w:rFonts w:hint="eastAsia"/>
          <w:sz w:val="17"/>
          <w:szCs w:val="17"/>
        </w:rPr>
        <w:t>核算时</w:t>
      </w:r>
      <w:r w:rsidRPr="00A27166">
        <w:rPr>
          <w:sz w:val="17"/>
          <w:szCs w:val="17"/>
        </w:rPr>
        <w:t>，</w:t>
      </w:r>
      <w:r>
        <w:rPr>
          <w:rFonts w:hint="eastAsia"/>
          <w:sz w:val="17"/>
          <w:szCs w:val="17"/>
        </w:rPr>
        <w:t>不包含</w:t>
      </w:r>
      <w:r>
        <w:rPr>
          <w:rFonts w:hint="eastAsia"/>
          <w:sz w:val="17"/>
          <w:szCs w:val="17"/>
        </w:rPr>
        <w:t>U</w:t>
      </w:r>
      <w:r>
        <w:rPr>
          <w:rFonts w:hint="eastAsia"/>
          <w:sz w:val="17"/>
          <w:szCs w:val="17"/>
        </w:rPr>
        <w:t>弯部分</w:t>
      </w:r>
      <w:r w:rsidRPr="00A27166">
        <w:rPr>
          <w:sz w:val="17"/>
          <w:szCs w:val="17"/>
        </w:rPr>
        <w:t>换热管长度</w:t>
      </w:r>
      <w:r>
        <w:rPr>
          <w:rFonts w:hint="eastAsia"/>
          <w:sz w:val="17"/>
          <w:szCs w:val="17"/>
        </w:rPr>
        <w:t>。</w:t>
      </w:r>
      <w:r>
        <w:rPr>
          <w:rFonts w:hint="eastAsia"/>
          <w:sz w:val="17"/>
          <w:szCs w:val="17"/>
        </w:rPr>
        <w:t xml:space="preserve"> </w:t>
      </w:r>
      <w:r>
        <w:rPr>
          <w:sz w:val="17"/>
          <w:szCs w:val="17"/>
        </w:rPr>
        <w:t xml:space="preserve"> 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>
        <w:rPr>
          <w:rFonts w:ascii="微软雅黑" w:hAnsi="微软雅黑"/>
          <w:color w:val="4472C4" w:themeColor="accent1"/>
          <w:sz w:val="18"/>
          <w:szCs w:val="20"/>
        </w:rPr>
        <w:t>0240827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，Bool值）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2.10.2</w:t>
      </w:r>
      <w:r w:rsidR="003E0E41">
        <w:rPr>
          <w:rFonts w:ascii="微软雅黑" w:hAnsi="微软雅黑" w:hint="eastAsia"/>
        </w:rPr>
        <w:t>）</w:t>
      </w:r>
    </w:p>
    <w:p w14:paraId="1842FAC8" w14:textId="77777777" w:rsidR="000E7F80" w:rsidRPr="00170803" w:rsidRDefault="000E7F80">
      <w:pPr>
        <w:rPr>
          <w:rFonts w:ascii="微软雅黑" w:hAnsi="微软雅黑" w:hint="eastAsia"/>
          <w:color w:val="0070C0"/>
          <w:sz w:val="18"/>
          <w:szCs w:val="20"/>
        </w:rPr>
      </w:pPr>
    </w:p>
    <w:p w14:paraId="18BFE32F" w14:textId="77777777" w:rsidR="00777209" w:rsidRPr="000A13B0" w:rsidRDefault="000A13B0" w:rsidP="000A13B0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0A13B0">
        <w:rPr>
          <w:rFonts w:ascii="微软雅黑" w:hAnsi="微软雅黑" w:hint="eastAsia"/>
        </w:rPr>
        <w:t>拉杆</w:t>
      </w:r>
    </w:p>
    <w:p w14:paraId="147B4DC1" w14:textId="77777777" w:rsidR="00F071A8" w:rsidRDefault="00F071A8" w:rsidP="0002432C">
      <w:pPr>
        <w:pStyle w:val="a0"/>
        <w:numPr>
          <w:ilvl w:val="0"/>
          <w:numId w:val="24"/>
        </w:numPr>
        <w:ind w:firstLineChars="0"/>
        <w:rPr>
          <w:rFonts w:ascii="微软雅黑" w:hAnsi="微软雅黑" w:hint="eastAsia"/>
          <w:sz w:val="24"/>
          <w:szCs w:val="28"/>
        </w:rPr>
      </w:pPr>
      <w:r>
        <w:rPr>
          <w:rFonts w:ascii="微软雅黑" w:hAnsi="微软雅黑" w:hint="eastAsia"/>
          <w:sz w:val="24"/>
          <w:szCs w:val="28"/>
        </w:rPr>
        <w:t>拉杆结构选用</w:t>
      </w:r>
    </w:p>
    <w:p w14:paraId="5962AA1F" w14:textId="06A7F6A1" w:rsidR="00F071A8" w:rsidRDefault="00F071A8" w:rsidP="00F071A8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071A8">
        <w:rPr>
          <w:rFonts w:ascii="微软雅黑" w:hAnsi="微软雅黑" w:hint="eastAsia"/>
          <w:bCs/>
          <w:sz w:val="18"/>
          <w:szCs w:val="20"/>
        </w:rPr>
        <w:t>换热管外径≥</w:t>
      </w:r>
      <w:r w:rsidRPr="00F071A8">
        <w:rPr>
          <w:rFonts w:ascii="微软雅黑" w:hAnsi="微软雅黑"/>
          <w:b/>
          <w:color w:val="C00000"/>
          <w:sz w:val="18"/>
          <w:szCs w:val="20"/>
        </w:rPr>
        <w:t>19</w:t>
      </w:r>
      <w:r w:rsidRPr="00F071A8">
        <w:rPr>
          <w:rFonts w:ascii="微软雅黑" w:hAnsi="微软雅黑"/>
          <w:bCs/>
          <w:sz w:val="18"/>
          <w:szCs w:val="20"/>
        </w:rPr>
        <w:t>mm的管束，拉杆与管板连接使用螺纹结构，否则，使用焊接结构。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2.11.1</w:t>
      </w:r>
      <w:r w:rsidR="003E0E41">
        <w:rPr>
          <w:rFonts w:ascii="微软雅黑" w:hAnsi="微软雅黑" w:hint="eastAsia"/>
        </w:rPr>
        <w:t>）</w:t>
      </w:r>
    </w:p>
    <w:p w14:paraId="39254C44" w14:textId="77777777" w:rsidR="004F388F" w:rsidRPr="004F388F" w:rsidRDefault="004F388F" w:rsidP="004F388F">
      <w:pPr>
        <w:rPr>
          <w:rFonts w:ascii="微软雅黑" w:hAnsi="微软雅黑" w:hint="eastAsia"/>
          <w:bCs/>
          <w:color w:val="0070C0"/>
          <w:sz w:val="18"/>
          <w:szCs w:val="20"/>
        </w:rPr>
      </w:pPr>
      <w:r w:rsidRPr="004F388F">
        <w:rPr>
          <w:rFonts w:ascii="微软雅黑" w:hAnsi="微软雅黑" w:hint="eastAsia"/>
          <w:bCs/>
          <w:color w:val="0070C0"/>
          <w:sz w:val="18"/>
          <w:szCs w:val="20"/>
        </w:rPr>
        <w:t>注：输出至元件材料型式表</w:t>
      </w:r>
    </w:p>
    <w:p w14:paraId="66EBA0D8" w14:textId="616C8F85" w:rsidR="00777209" w:rsidRPr="0002432C" w:rsidRDefault="00AC4416" w:rsidP="0002432C">
      <w:pPr>
        <w:pStyle w:val="a0"/>
        <w:numPr>
          <w:ilvl w:val="0"/>
          <w:numId w:val="24"/>
        </w:numPr>
        <w:ind w:firstLineChars="0"/>
        <w:rPr>
          <w:rFonts w:ascii="微软雅黑" w:hAnsi="微软雅黑" w:hint="eastAsia"/>
          <w:sz w:val="24"/>
          <w:szCs w:val="28"/>
        </w:rPr>
      </w:pPr>
      <w:r w:rsidRPr="0002432C">
        <w:rPr>
          <w:rFonts w:ascii="微软雅黑" w:hAnsi="微软雅黑" w:hint="eastAsia"/>
          <w:sz w:val="24"/>
          <w:szCs w:val="28"/>
        </w:rPr>
        <w:t>螺纹拉杆</w:t>
      </w:r>
      <w:r w:rsidR="000A13B0" w:rsidRPr="0002432C">
        <w:rPr>
          <w:rFonts w:ascii="微软雅黑" w:hAnsi="微软雅黑" w:hint="eastAsia"/>
          <w:sz w:val="24"/>
          <w:szCs w:val="28"/>
        </w:rPr>
        <w:t>直径</w:t>
      </w:r>
      <w:r w:rsidRPr="0002432C">
        <w:rPr>
          <w:rFonts w:ascii="微软雅黑" w:hAnsi="微软雅黑" w:hint="eastAsia"/>
          <w:sz w:val="24"/>
          <w:szCs w:val="28"/>
        </w:rPr>
        <w:t>选用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2.11.2</w:t>
      </w:r>
      <w:r w:rsidR="003E0E41">
        <w:rPr>
          <w:rFonts w:ascii="微软雅黑" w:hAnsi="微软雅黑" w:hint="eastAsia"/>
        </w:rPr>
        <w:t>）</w:t>
      </w:r>
    </w:p>
    <w:tbl>
      <w:tblPr>
        <w:tblW w:w="4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6"/>
        <w:gridCol w:w="1716"/>
        <w:gridCol w:w="1711"/>
        <w:gridCol w:w="1611"/>
        <w:gridCol w:w="1611"/>
      </w:tblGrid>
      <w:tr w:rsidR="000A13B0" w:rsidRPr="000A13B0" w14:paraId="73818048" w14:textId="77777777" w:rsidTr="00101183">
        <w:trPr>
          <w:trHeight w:hRule="exact" w:val="382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867DFE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0A13B0">
              <w:rPr>
                <w:rFonts w:ascii="微软雅黑" w:hAnsi="微软雅黑" w:hint="eastAsia"/>
                <w:sz w:val="17"/>
                <w:szCs w:val="17"/>
              </w:rPr>
              <w:lastRenderedPageBreak/>
              <w:t>换热管外径d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9C7F5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10</w:t>
            </w:r>
            <w:r w:rsidRPr="000A13B0">
              <w:rPr>
                <w:rFonts w:ascii="微软雅黑" w:hAnsi="微软雅黑"/>
                <w:sz w:val="17"/>
                <w:szCs w:val="17"/>
              </w:rPr>
              <w:t>≤d≤</w:t>
            </w: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14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CD44FB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14</w:t>
            </w:r>
            <w:r w:rsidRPr="000A13B0">
              <w:rPr>
                <w:rFonts w:ascii="微软雅黑" w:hAnsi="微软雅黑"/>
                <w:sz w:val="17"/>
                <w:szCs w:val="17"/>
              </w:rPr>
              <w:t>&lt;</w:t>
            </w:r>
            <w:r w:rsidRPr="000A13B0">
              <w:rPr>
                <w:rFonts w:ascii="微软雅黑" w:hAnsi="微软雅黑" w:hint="eastAsia"/>
                <w:sz w:val="17"/>
                <w:szCs w:val="17"/>
              </w:rPr>
              <w:t>d</w:t>
            </w:r>
            <w:r w:rsidRPr="000A13B0">
              <w:rPr>
                <w:rFonts w:ascii="微软雅黑" w:hAnsi="微软雅黑"/>
                <w:sz w:val="17"/>
                <w:szCs w:val="17"/>
              </w:rPr>
              <w:t>&lt;</w:t>
            </w: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25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DC230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25</w:t>
            </w:r>
            <w:r w:rsidRPr="000A13B0">
              <w:rPr>
                <w:rFonts w:ascii="微软雅黑" w:hAnsi="微软雅黑"/>
                <w:sz w:val="17"/>
                <w:szCs w:val="17"/>
              </w:rPr>
              <w:t>≤d≤</w:t>
            </w:r>
            <w:r w:rsidRPr="000A13B0">
              <w:rPr>
                <w:rFonts w:ascii="微软雅黑" w:hAnsi="微软雅黑" w:hint="eastAsia"/>
                <w:b/>
                <w:color w:val="C00000"/>
                <w:sz w:val="17"/>
                <w:szCs w:val="17"/>
              </w:rPr>
              <w:t>32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37C4B1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0A13B0">
              <w:rPr>
                <w:rFonts w:ascii="微软雅黑" w:hAnsi="微软雅黑" w:hint="eastAsia"/>
                <w:b/>
                <w:color w:val="C00000"/>
                <w:sz w:val="17"/>
                <w:szCs w:val="17"/>
              </w:rPr>
              <w:t>32</w:t>
            </w:r>
            <w:r w:rsidRPr="000A13B0">
              <w:rPr>
                <w:rFonts w:ascii="微软雅黑" w:hAnsi="微软雅黑" w:hint="eastAsia"/>
                <w:sz w:val="17"/>
                <w:szCs w:val="17"/>
              </w:rPr>
              <w:t>&lt;</w:t>
            </w:r>
            <w:r w:rsidRPr="000A13B0">
              <w:rPr>
                <w:rFonts w:ascii="微软雅黑" w:hAnsi="微软雅黑"/>
                <w:sz w:val="17"/>
                <w:szCs w:val="17"/>
              </w:rPr>
              <w:t>d≤</w:t>
            </w: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57</w:t>
            </w:r>
          </w:p>
        </w:tc>
      </w:tr>
      <w:tr w:rsidR="000A13B0" w:rsidRPr="000A13B0" w14:paraId="00B1AE34" w14:textId="77777777" w:rsidTr="00101183">
        <w:trPr>
          <w:trHeight w:hRule="exact" w:val="385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233D0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7"/>
                <w:szCs w:val="17"/>
              </w:rPr>
            </w:pPr>
            <w:r w:rsidRPr="000A13B0">
              <w:rPr>
                <w:rFonts w:ascii="微软雅黑" w:hAnsi="微软雅黑" w:hint="eastAsia"/>
                <w:sz w:val="17"/>
                <w:szCs w:val="17"/>
              </w:rPr>
              <w:t>拉杆直径d</w:t>
            </w:r>
            <w:r w:rsidRPr="000A13B0">
              <w:rPr>
                <w:rFonts w:ascii="微软雅黑" w:hAnsi="微软雅黑" w:hint="eastAsia"/>
                <w:sz w:val="17"/>
                <w:szCs w:val="17"/>
                <w:vertAlign w:val="subscript"/>
              </w:rPr>
              <w:t>0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E8D430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7"/>
                <w:szCs w:val="17"/>
              </w:rPr>
            </w:pP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10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211A71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7"/>
                <w:szCs w:val="17"/>
              </w:rPr>
            </w:pP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12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003533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7"/>
                <w:szCs w:val="17"/>
              </w:rPr>
            </w:pPr>
            <w:r w:rsidRPr="000A13B0">
              <w:rPr>
                <w:rFonts w:ascii="微软雅黑" w:hAnsi="微软雅黑"/>
                <w:b/>
                <w:color w:val="C00000"/>
                <w:sz w:val="17"/>
                <w:szCs w:val="17"/>
              </w:rPr>
              <w:t>16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59854" w14:textId="37D5814D" w:rsidR="000A13B0" w:rsidRPr="000A13B0" w:rsidRDefault="00394EC7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7"/>
                <w:szCs w:val="17"/>
              </w:rPr>
            </w:pPr>
            <w:r>
              <w:rPr>
                <w:rFonts w:ascii="微软雅黑" w:hAnsi="微软雅黑"/>
                <w:b/>
                <w:color w:val="C00000"/>
                <w:sz w:val="17"/>
                <w:szCs w:val="17"/>
              </w:rPr>
              <w:t>27</w:t>
            </w:r>
          </w:p>
        </w:tc>
      </w:tr>
    </w:tbl>
    <w:p w14:paraId="3B74B2A5" w14:textId="77777777" w:rsidR="00101183" w:rsidRPr="00101183" w:rsidRDefault="00101183" w:rsidP="00101183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按输入文件中的换热管外径对应选取</w:t>
      </w:r>
      <w:r w:rsidR="001E459C">
        <w:rPr>
          <w:rFonts w:ascii="微软雅黑" w:hAnsi="微软雅黑" w:hint="eastAsia"/>
          <w:color w:val="4472C4" w:themeColor="accent1"/>
          <w:sz w:val="18"/>
          <w:szCs w:val="20"/>
        </w:rPr>
        <w:t>，输出至布管</w:t>
      </w:r>
    </w:p>
    <w:p w14:paraId="06F62ECD" w14:textId="24F71B9A" w:rsidR="000A13B0" w:rsidRPr="000A13B0" w:rsidRDefault="000A13B0" w:rsidP="0002432C">
      <w:pPr>
        <w:pStyle w:val="4"/>
        <w:numPr>
          <w:ilvl w:val="0"/>
          <w:numId w:val="24"/>
        </w:numPr>
        <w:rPr>
          <w:rFonts w:ascii="微软雅黑" w:hAnsi="微软雅黑" w:hint="eastAsia"/>
        </w:rPr>
      </w:pPr>
      <w:r w:rsidRPr="000A13B0">
        <w:rPr>
          <w:rFonts w:ascii="微软雅黑" w:hAnsi="微软雅黑" w:hint="eastAsia"/>
        </w:rPr>
        <w:t>拉杆数量</w:t>
      </w:r>
      <w:r w:rsidR="00AC4416">
        <w:rPr>
          <w:rFonts w:ascii="微软雅黑" w:hAnsi="微软雅黑" w:hint="eastAsia"/>
        </w:rPr>
        <w:t>选用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2.11.3</w:t>
      </w:r>
      <w:r w:rsidR="003E0E41">
        <w:rPr>
          <w:rFonts w:ascii="微软雅黑" w:hAnsi="微软雅黑" w:hint="eastAsia"/>
        </w:rPr>
        <w:t>）</w:t>
      </w:r>
    </w:p>
    <w:tbl>
      <w:tblPr>
        <w:tblW w:w="4000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72"/>
        <w:gridCol w:w="1672"/>
        <w:gridCol w:w="1671"/>
        <w:gridCol w:w="1671"/>
        <w:gridCol w:w="1671"/>
      </w:tblGrid>
      <w:tr w:rsidR="000A13B0" w:rsidRPr="000A13B0" w14:paraId="702AB854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6E18A9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DN</w:t>
            </w:r>
            <w:r w:rsidRPr="000A13B0">
              <w:rPr>
                <w:rFonts w:ascii="微软雅黑" w:hAnsi="微软雅黑" w:hint="eastAsia"/>
                <w:sz w:val="18"/>
                <w:szCs w:val="18"/>
              </w:rPr>
              <w:t>\</w:t>
            </w:r>
            <w:r w:rsidRPr="000A13B0">
              <w:rPr>
                <w:rFonts w:ascii="微软雅黑" w:hAnsi="微软雅黑"/>
                <w:sz w:val="18"/>
                <w:szCs w:val="18"/>
              </w:rPr>
              <w:t>d0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B4C8FC" w14:textId="77777777" w:rsidR="000A13B0" w:rsidRPr="000A13B0" w:rsidRDefault="000A13B0" w:rsidP="000A13B0">
            <w:pPr>
              <w:spacing w:line="167" w:lineRule="atLeast"/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8F5139" w14:textId="77777777" w:rsidR="000A13B0" w:rsidRPr="000A13B0" w:rsidRDefault="000A13B0" w:rsidP="000A13B0">
            <w:pPr>
              <w:spacing w:line="167" w:lineRule="atLeast"/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12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2BE448" w14:textId="77777777" w:rsidR="000A13B0" w:rsidRPr="000A13B0" w:rsidRDefault="000A13B0" w:rsidP="000A13B0">
            <w:pPr>
              <w:spacing w:line="167" w:lineRule="atLeast"/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16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E15946" w14:textId="77777777" w:rsidR="000A13B0" w:rsidRPr="000A13B0" w:rsidRDefault="000A13B0" w:rsidP="000A13B0">
            <w:pPr>
              <w:spacing w:line="167" w:lineRule="atLeast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</w:t>
            </w:r>
            <w:r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  <w:t>0</w:t>
            </w:r>
          </w:p>
        </w:tc>
      </w:tr>
      <w:tr w:rsidR="000A13B0" w:rsidRPr="000A13B0" w14:paraId="367C9B39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1EE6FEB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400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48588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78D177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B08925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E2810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</w:tr>
      <w:tr w:rsidR="000A13B0" w:rsidRPr="000A13B0" w14:paraId="43396A07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5B9D97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700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6B9996D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93FAFD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B4951ED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6D8B8E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</w:t>
            </w:r>
          </w:p>
        </w:tc>
      </w:tr>
      <w:tr w:rsidR="000A13B0" w:rsidRPr="000A13B0" w14:paraId="0E9718A1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A563A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900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ED316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98DCCB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FF318BE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08F47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</w:t>
            </w:r>
          </w:p>
        </w:tc>
      </w:tr>
      <w:tr w:rsidR="000A13B0" w:rsidRPr="000A13B0" w14:paraId="09394C88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98901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1300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DC6D4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B598CC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7B2A93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1D39A4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</w:t>
            </w:r>
          </w:p>
        </w:tc>
      </w:tr>
      <w:tr w:rsidR="000A13B0" w:rsidRPr="000A13B0" w14:paraId="1FE96E69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39ABEF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1500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85E850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2DFB89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1792A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611ED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8</w:t>
            </w:r>
          </w:p>
        </w:tc>
      </w:tr>
      <w:tr w:rsidR="000A13B0" w:rsidRPr="000A13B0" w14:paraId="5AE89326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3D641F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1800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36D90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3073E7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DB2BA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266B21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10</w:t>
            </w:r>
          </w:p>
        </w:tc>
      </w:tr>
      <w:tr w:rsidR="000A13B0" w:rsidRPr="000A13B0" w14:paraId="59DEC64A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62018E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2000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E27BE0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B731A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F9392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1334D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12</w:t>
            </w:r>
          </w:p>
        </w:tc>
      </w:tr>
      <w:tr w:rsidR="000A13B0" w:rsidRPr="000A13B0" w14:paraId="3A008D8D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269E8E9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2300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191F4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32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D24243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44B8CB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71FCEB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14</w:t>
            </w:r>
          </w:p>
        </w:tc>
      </w:tr>
      <w:tr w:rsidR="000A13B0" w:rsidRPr="000A13B0" w14:paraId="0EBB623E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432D51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2600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62E6720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37034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858DA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98888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16</w:t>
            </w:r>
          </w:p>
        </w:tc>
      </w:tr>
      <w:tr w:rsidR="000A13B0" w:rsidRPr="000A13B0" w14:paraId="4A08731C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B48FE8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2800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B0197A4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2338AF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32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425DB4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118AD8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20</w:t>
            </w:r>
          </w:p>
        </w:tc>
      </w:tr>
      <w:tr w:rsidR="000A13B0" w:rsidRPr="000A13B0" w14:paraId="32E37D16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134CF90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3000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0BB1B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56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AD6A4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D2495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54162D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24</w:t>
            </w:r>
          </w:p>
        </w:tc>
      </w:tr>
      <w:tr w:rsidR="000A13B0" w:rsidRPr="000A13B0" w14:paraId="46E767BA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428C6F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3200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012573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A7B69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15674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27BF6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26</w:t>
            </w:r>
          </w:p>
        </w:tc>
      </w:tr>
      <w:tr w:rsidR="000A13B0" w:rsidRPr="000A13B0" w14:paraId="07677D25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832E13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3400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18B712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72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80043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52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32E63CE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B7CE0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28</w:t>
            </w:r>
          </w:p>
        </w:tc>
      </w:tr>
      <w:tr w:rsidR="000A13B0" w:rsidRPr="000A13B0" w14:paraId="5C848B9A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38BA6D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3600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54B41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80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8E0E62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56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BCA7D45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32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34BEB3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32</w:t>
            </w:r>
          </w:p>
        </w:tc>
      </w:tr>
      <w:tr w:rsidR="000A13B0" w:rsidRPr="000A13B0" w14:paraId="6CF98EFD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EC8416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3800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94247A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88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47FFAF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28D297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36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23A18E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36</w:t>
            </w:r>
          </w:p>
        </w:tc>
      </w:tr>
      <w:tr w:rsidR="000A13B0" w:rsidRPr="000A13B0" w14:paraId="40DA8826" w14:textId="77777777" w:rsidTr="000A13B0">
        <w:trPr>
          <w:trHeight w:val="167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EF67E9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sz w:val="18"/>
                <w:szCs w:val="18"/>
              </w:rPr>
            </w:pPr>
            <w:r w:rsidRPr="000A13B0">
              <w:rPr>
                <w:rFonts w:ascii="微软雅黑" w:hAnsi="微软雅黑"/>
                <w:sz w:val="18"/>
                <w:szCs w:val="18"/>
              </w:rPr>
              <w:t>4100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7233FB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98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40F1F7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68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8F32AC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97D531" w14:textId="77777777" w:rsidR="000A13B0" w:rsidRPr="000A13B0" w:rsidRDefault="000A13B0" w:rsidP="000A13B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18"/>
              </w:rPr>
            </w:pPr>
            <w:r w:rsidRPr="000A13B0">
              <w:rPr>
                <w:rFonts w:ascii="微软雅黑" w:hAnsi="微软雅黑"/>
                <w:b/>
                <w:color w:val="C00000"/>
                <w:sz w:val="18"/>
                <w:szCs w:val="18"/>
              </w:rPr>
              <w:t>40</w:t>
            </w:r>
          </w:p>
        </w:tc>
      </w:tr>
    </w:tbl>
    <w:p w14:paraId="1AA6015C" w14:textId="77777777" w:rsidR="000A13B0" w:rsidRDefault="000A13B0">
      <w:pPr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注：填写规则，拉杆10~16对应的数量最小值为表内默认值</w:t>
      </w:r>
    </w:p>
    <w:p w14:paraId="6D8EDAF2" w14:textId="77777777" w:rsidR="009027A1" w:rsidRPr="00101183" w:rsidRDefault="009027A1" w:rsidP="009027A1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按上表确定的拉杆直径配合输入文件中的“公称直径”，采用正交法选取</w:t>
      </w:r>
      <w:r w:rsidR="001E459C">
        <w:rPr>
          <w:rFonts w:ascii="微软雅黑" w:hAnsi="微软雅黑" w:hint="eastAsia"/>
          <w:color w:val="4472C4" w:themeColor="accent1"/>
          <w:sz w:val="18"/>
          <w:szCs w:val="20"/>
        </w:rPr>
        <w:t>，输出至布管。</w:t>
      </w:r>
    </w:p>
    <w:p w14:paraId="1C725C6B" w14:textId="77777777" w:rsidR="00777209" w:rsidRPr="003313A3" w:rsidRDefault="00777209" w:rsidP="003313A3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3313A3">
        <w:rPr>
          <w:rFonts w:ascii="微软雅黑" w:hAnsi="微软雅黑"/>
        </w:rPr>
        <w:t>旁路挡板</w:t>
      </w:r>
    </w:p>
    <w:p w14:paraId="6A503AED" w14:textId="5ADF8568" w:rsidR="00777209" w:rsidRPr="003313A3" w:rsidRDefault="003313A3" w:rsidP="003313A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777209" w:rsidRPr="003313A3">
        <w:rPr>
          <w:rFonts w:ascii="微软雅黑" w:hAnsi="微软雅黑" w:hint="eastAsia"/>
          <w:sz w:val="18"/>
          <w:szCs w:val="20"/>
        </w:rPr>
        <w:t>对正方形</w:t>
      </w:r>
      <w:r w:rsidR="00777209" w:rsidRPr="003313A3">
        <w:rPr>
          <w:rFonts w:ascii="微软雅黑" w:hAnsi="微软雅黑"/>
          <w:sz w:val="18"/>
          <w:szCs w:val="20"/>
        </w:rPr>
        <w:t>(90°)和转角正方形(45°)管排列旁路挡板的设置应保持连续清扫通道</w:t>
      </w:r>
      <w:r w:rsidR="00777209" w:rsidRPr="003313A3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2.12.1</w:t>
      </w:r>
      <w:r w:rsidR="003E0E41">
        <w:rPr>
          <w:rFonts w:ascii="微软雅黑" w:hAnsi="微软雅黑" w:hint="eastAsia"/>
        </w:rPr>
        <w:t>）</w:t>
      </w:r>
    </w:p>
    <w:p w14:paraId="22F18FEF" w14:textId="76857BE5" w:rsidR="00777209" w:rsidRPr="003313A3" w:rsidRDefault="003313A3" w:rsidP="003313A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3313A3">
        <w:rPr>
          <w:rFonts w:ascii="微软雅黑" w:hAnsi="微软雅黑"/>
          <w:sz w:val="18"/>
          <w:szCs w:val="20"/>
        </w:rPr>
        <w:t>旁路挡板</w:t>
      </w:r>
      <w:proofErr w:type="gramStart"/>
      <w:r w:rsidRPr="003313A3">
        <w:rPr>
          <w:rFonts w:ascii="微软雅黑" w:hAnsi="微软雅黑" w:hint="eastAsia"/>
          <w:sz w:val="18"/>
          <w:szCs w:val="20"/>
        </w:rPr>
        <w:t>最大</w:t>
      </w:r>
      <w:r w:rsidR="007A460A">
        <w:rPr>
          <w:rFonts w:ascii="微软雅黑" w:hAnsi="微软雅黑" w:hint="eastAsia"/>
          <w:sz w:val="18"/>
          <w:szCs w:val="20"/>
        </w:rPr>
        <w:t>许</w:t>
      </w:r>
      <w:proofErr w:type="gramEnd"/>
      <w:r w:rsidR="007A460A">
        <w:rPr>
          <w:rFonts w:ascii="微软雅黑" w:hAnsi="微软雅黑" w:hint="eastAsia"/>
          <w:sz w:val="18"/>
          <w:szCs w:val="20"/>
        </w:rPr>
        <w:t>用</w:t>
      </w:r>
      <w:r w:rsidRPr="003313A3">
        <w:rPr>
          <w:rFonts w:ascii="微软雅黑" w:hAnsi="微软雅黑" w:hint="eastAsia"/>
          <w:sz w:val="18"/>
          <w:szCs w:val="20"/>
        </w:rPr>
        <w:t>厚度值取</w:t>
      </w:r>
      <w:r w:rsidRPr="003313A3">
        <w:rPr>
          <w:rFonts w:ascii="微软雅黑" w:hAnsi="微软雅黑"/>
          <w:b/>
          <w:color w:val="C00000"/>
          <w:sz w:val="18"/>
          <w:szCs w:val="20"/>
        </w:rPr>
        <w:t>6</w:t>
      </w:r>
      <w:r w:rsidRPr="003313A3">
        <w:rPr>
          <w:rFonts w:ascii="微软雅黑" w:hAnsi="微软雅黑" w:hint="eastAsia"/>
          <w:sz w:val="18"/>
          <w:szCs w:val="20"/>
        </w:rPr>
        <w:t>mm。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2.12.2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2.12.2</w:t>
      </w:r>
      <w:r w:rsidR="003E0E41">
        <w:rPr>
          <w:rFonts w:ascii="微软雅黑" w:hAnsi="微软雅黑" w:hint="eastAsia"/>
        </w:rPr>
        <w:t>.1）</w:t>
      </w:r>
    </w:p>
    <w:p w14:paraId="282B84A4" w14:textId="3DABD05F" w:rsidR="00777209" w:rsidRDefault="002810ED" w:rsidP="002810ED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2810ED">
        <w:rPr>
          <w:rFonts w:ascii="微软雅黑" w:hAnsi="微软雅黑"/>
          <w:sz w:val="18"/>
          <w:szCs w:val="20"/>
        </w:rPr>
        <w:t>旁路挡板</w:t>
      </w:r>
      <w:r w:rsidRPr="002810ED">
        <w:rPr>
          <w:rFonts w:ascii="微软雅黑" w:hAnsi="微软雅黑" w:hint="eastAsia"/>
          <w:sz w:val="18"/>
          <w:szCs w:val="20"/>
        </w:rPr>
        <w:t>厚度的确定：</w:t>
      </w:r>
      <w:r w:rsidR="00F76A08"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Pr="002810ED">
        <w:rPr>
          <w:rFonts w:ascii="微软雅黑" w:hAnsi="微软雅黑" w:hint="eastAsia"/>
          <w:sz w:val="18"/>
          <w:szCs w:val="20"/>
        </w:rPr>
        <w:t>max(最大给定厚度值，折流板厚度)</w:t>
      </w:r>
      <w:r w:rsidR="00F76A08">
        <w:rPr>
          <w:rFonts w:ascii="微软雅黑" w:hAnsi="微软雅黑" w:hint="eastAsia"/>
          <w:sz w:val="18"/>
          <w:szCs w:val="20"/>
        </w:rPr>
        <w:t>，</w:t>
      </w:r>
      <w:r w:rsidR="007A460A"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F76A08" w:rsidRPr="002810ED">
        <w:rPr>
          <w:rFonts w:ascii="微软雅黑" w:hAnsi="微软雅黑" w:hint="eastAsia"/>
          <w:sz w:val="18"/>
          <w:szCs w:val="20"/>
        </w:rPr>
        <w:t>最大给定厚度值</w:t>
      </w:r>
      <w:r w:rsidR="00F76A08">
        <w:rPr>
          <w:rFonts w:ascii="微软雅黑" w:hAnsi="微软雅黑" w:hint="eastAsia"/>
          <w:sz w:val="18"/>
          <w:szCs w:val="20"/>
        </w:rPr>
        <w:t>，</w:t>
      </w:r>
      <w:r w:rsidR="00F76A08"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="00F76A08" w:rsidRPr="002810ED">
        <w:rPr>
          <w:rFonts w:ascii="微软雅黑" w:hAnsi="微软雅黑" w:hint="eastAsia"/>
          <w:sz w:val="18"/>
          <w:szCs w:val="20"/>
        </w:rPr>
        <w:t>折流板厚度</w:t>
      </w:r>
      <w:r w:rsidR="00861AC9">
        <w:rPr>
          <w:rFonts w:ascii="微软雅黑" w:hAnsi="微软雅黑" w:hint="eastAsia"/>
          <w:sz w:val="18"/>
          <w:szCs w:val="20"/>
        </w:rPr>
        <w:t>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2.12.3.1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2.12.3.</w:t>
      </w:r>
      <w:r w:rsidR="003E0E41">
        <w:rPr>
          <w:rFonts w:ascii="微软雅黑" w:hAnsi="微软雅黑" w:hint="eastAsia"/>
        </w:rPr>
        <w:t>2）（id：</w:t>
      </w:r>
      <w:r w:rsidR="003E0E41" w:rsidRPr="003E0E41">
        <w:rPr>
          <w:rFonts w:ascii="微软雅黑" w:hAnsi="微软雅黑" w:hint="eastAsia"/>
        </w:rPr>
        <w:t>2.12.3.</w:t>
      </w:r>
      <w:r w:rsidR="003E0E41">
        <w:rPr>
          <w:rFonts w:ascii="微软雅黑" w:hAnsi="微软雅黑" w:hint="eastAsia"/>
        </w:rPr>
        <w:t>3）</w:t>
      </w:r>
    </w:p>
    <w:p w14:paraId="288C3FA0" w14:textId="77777777" w:rsidR="00B55CED" w:rsidRDefault="00B55CED" w:rsidP="00B55CED">
      <w:pPr>
        <w:rPr>
          <w:rFonts w:ascii="微软雅黑" w:hAnsi="微软雅黑" w:hint="eastAsia"/>
          <w:sz w:val="18"/>
          <w:szCs w:val="20"/>
        </w:rPr>
      </w:pPr>
    </w:p>
    <w:p w14:paraId="2771B1DF" w14:textId="77777777" w:rsidR="00B55CED" w:rsidRPr="000D4642" w:rsidRDefault="00B55CED" w:rsidP="00B55CED">
      <w:pPr>
        <w:rPr>
          <w:rFonts w:ascii="微软雅黑" w:hAnsi="微软雅黑" w:hint="eastAsia"/>
          <w:color w:val="FF0000"/>
          <w:sz w:val="18"/>
          <w:szCs w:val="20"/>
        </w:rPr>
      </w:pPr>
      <w:r w:rsidRPr="000D4642">
        <w:rPr>
          <w:rFonts w:ascii="微软雅黑" w:hAnsi="微软雅黑" w:hint="eastAsia"/>
          <w:color w:val="FF0000"/>
          <w:sz w:val="18"/>
          <w:szCs w:val="20"/>
          <w:highlight w:val="yellow"/>
        </w:rPr>
        <w:t>折流板得不到</w:t>
      </w:r>
      <w:r w:rsidR="00954204">
        <w:rPr>
          <w:rFonts w:ascii="微软雅黑" w:hAnsi="微软雅黑" w:hint="eastAsia"/>
          <w:color w:val="FF0000"/>
          <w:sz w:val="18"/>
          <w:szCs w:val="20"/>
          <w:highlight w:val="yellow"/>
        </w:rPr>
        <w:t>（循环计算？</w:t>
      </w:r>
      <w:r w:rsidR="00EC3E93">
        <w:rPr>
          <w:rFonts w:ascii="微软雅黑" w:hAnsi="微软雅黑" w:hint="eastAsia"/>
          <w:color w:val="FF0000"/>
          <w:sz w:val="18"/>
          <w:szCs w:val="20"/>
          <w:highlight w:val="yellow"/>
        </w:rPr>
        <w:t>或先按大的算在统一使用小的</w:t>
      </w:r>
      <w:r w:rsidR="00EA1091">
        <w:rPr>
          <w:rFonts w:ascii="微软雅黑" w:hAnsi="微软雅黑" w:hint="eastAsia"/>
          <w:color w:val="FF0000"/>
          <w:sz w:val="18"/>
          <w:szCs w:val="20"/>
          <w:highlight w:val="yellow"/>
        </w:rPr>
        <w:t>？</w:t>
      </w:r>
      <w:r w:rsidR="00954204">
        <w:rPr>
          <w:rFonts w:ascii="微软雅黑" w:hAnsi="微软雅黑" w:hint="eastAsia"/>
          <w:color w:val="FF0000"/>
          <w:sz w:val="18"/>
          <w:szCs w:val="20"/>
          <w:highlight w:val="yellow"/>
        </w:rPr>
        <w:t>）</w:t>
      </w:r>
    </w:p>
    <w:p w14:paraId="4FC17C32" w14:textId="77777777" w:rsidR="00B55CED" w:rsidRPr="00B55CED" w:rsidRDefault="00B55CED" w:rsidP="00B55CED">
      <w:pPr>
        <w:rPr>
          <w:rFonts w:ascii="微软雅黑" w:hAnsi="微软雅黑" w:hint="eastAsia"/>
          <w:sz w:val="18"/>
          <w:szCs w:val="20"/>
        </w:rPr>
      </w:pPr>
    </w:p>
    <w:p w14:paraId="4CC66F3E" w14:textId="77777777" w:rsidR="00F76A08" w:rsidRPr="00F76A08" w:rsidRDefault="00F76A08" w:rsidP="00F76A08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支撑板</w:t>
      </w:r>
    </w:p>
    <w:p w14:paraId="73A678A2" w14:textId="705CB48A" w:rsidR="00F76A08" w:rsidRPr="00F76A08" w:rsidRDefault="00F76A08" w:rsidP="00F76A08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>
        <w:rPr>
          <w:rFonts w:ascii="微软雅黑" w:hAnsi="微软雅黑" w:hint="eastAsia"/>
          <w:sz w:val="18"/>
          <w:szCs w:val="20"/>
        </w:rPr>
        <w:t>支撑</w:t>
      </w:r>
      <w:r w:rsidRPr="00F76A08">
        <w:rPr>
          <w:rFonts w:ascii="微软雅黑" w:hAnsi="微软雅黑"/>
          <w:sz w:val="18"/>
          <w:szCs w:val="20"/>
        </w:rPr>
        <w:t>板</w:t>
      </w:r>
      <w:r w:rsidRPr="00F76A08">
        <w:rPr>
          <w:rFonts w:ascii="微软雅黑" w:hAnsi="微软雅黑" w:hint="eastAsia"/>
          <w:sz w:val="18"/>
          <w:szCs w:val="20"/>
        </w:rPr>
        <w:t>厚度的确定：</w:t>
      </w:r>
      <w:r w:rsidRPr="00F76A08">
        <w:rPr>
          <w:rFonts w:ascii="微软雅黑" w:hAnsi="微软雅黑"/>
          <w:b/>
          <w:color w:val="C00000"/>
          <w:sz w:val="18"/>
          <w:szCs w:val="20"/>
        </w:rPr>
        <w:sym w:font="Wingdings" w:char="F06F"/>
      </w:r>
      <w:r w:rsidRPr="00F76A08">
        <w:rPr>
          <w:rFonts w:ascii="微软雅黑" w:hAnsi="微软雅黑" w:hint="eastAsia"/>
          <w:sz w:val="18"/>
          <w:szCs w:val="20"/>
        </w:rPr>
        <w:t xml:space="preserve"> max(</w:t>
      </w:r>
      <w:r w:rsidR="007A460A">
        <w:rPr>
          <w:rFonts w:ascii="微软雅黑" w:hAnsi="微软雅黑" w:hint="eastAsia"/>
          <w:sz w:val="18"/>
          <w:szCs w:val="20"/>
        </w:rPr>
        <w:t>旁路挡板</w:t>
      </w:r>
      <w:r w:rsidRPr="00F76A08">
        <w:rPr>
          <w:rFonts w:ascii="微软雅黑" w:hAnsi="微软雅黑" w:hint="eastAsia"/>
          <w:sz w:val="18"/>
          <w:szCs w:val="20"/>
        </w:rPr>
        <w:t>，折流板厚度)，</w:t>
      </w:r>
      <w:r w:rsidR="007A460A"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7A460A">
        <w:rPr>
          <w:rFonts w:ascii="微软雅黑" w:hAnsi="微软雅黑" w:hint="eastAsia"/>
          <w:sz w:val="18"/>
          <w:szCs w:val="20"/>
        </w:rPr>
        <w:t>旁路挡板</w:t>
      </w:r>
      <w:r w:rsidRPr="00F76A08">
        <w:rPr>
          <w:rFonts w:ascii="微软雅黑" w:hAnsi="微软雅黑" w:hint="eastAsia"/>
          <w:sz w:val="18"/>
          <w:szCs w:val="20"/>
        </w:rPr>
        <w:t>，</w:t>
      </w:r>
      <w:r w:rsidRPr="00F76A08">
        <w:rPr>
          <w:rFonts w:ascii="微软雅黑" w:hAnsi="微软雅黑"/>
          <w:b/>
          <w:color w:val="C00000"/>
          <w:sz w:val="18"/>
          <w:szCs w:val="20"/>
        </w:rPr>
        <w:sym w:font="Wingdings" w:char="F06F"/>
      </w:r>
      <w:r w:rsidRPr="00F76A08">
        <w:rPr>
          <w:rFonts w:ascii="微软雅黑" w:hAnsi="微软雅黑" w:hint="eastAsia"/>
          <w:sz w:val="18"/>
          <w:szCs w:val="20"/>
        </w:rPr>
        <w:t xml:space="preserve"> 折流板厚度。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2.13.1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2.13.</w:t>
      </w:r>
      <w:r w:rsidR="003E0E41">
        <w:rPr>
          <w:rFonts w:ascii="微软雅黑" w:hAnsi="微软雅黑" w:hint="eastAsia"/>
        </w:rPr>
        <w:t>2）（id：</w:t>
      </w:r>
      <w:r w:rsidR="003E0E41" w:rsidRPr="003E0E41">
        <w:rPr>
          <w:rFonts w:ascii="微软雅黑" w:hAnsi="微软雅黑" w:hint="eastAsia"/>
        </w:rPr>
        <w:t>2.13.</w:t>
      </w:r>
      <w:r w:rsidR="003E0E41">
        <w:rPr>
          <w:rFonts w:ascii="微软雅黑" w:hAnsi="微软雅黑" w:hint="eastAsia"/>
        </w:rPr>
        <w:t>3）</w:t>
      </w:r>
    </w:p>
    <w:p w14:paraId="546EDA42" w14:textId="77777777" w:rsidR="00777209" w:rsidRPr="009B5803" w:rsidRDefault="009B5803" w:rsidP="009B5803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9B5803">
        <w:rPr>
          <w:rFonts w:ascii="微软雅黑" w:hAnsi="微软雅黑" w:hint="eastAsia"/>
        </w:rPr>
        <w:t>滑道</w:t>
      </w:r>
    </w:p>
    <w:p w14:paraId="3BB7F61C" w14:textId="264E791D" w:rsidR="009B5803" w:rsidRPr="009B5803" w:rsidRDefault="00215D64" w:rsidP="009B580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CA42B7">
        <w:rPr>
          <w:rFonts w:ascii="微软雅黑" w:hAnsi="微软雅黑" w:hint="eastAsia"/>
          <w:b/>
          <w:strike/>
          <w:color w:val="C00000"/>
          <w:sz w:val="18"/>
          <w:szCs w:val="20"/>
          <w:rPrChange w:id="1074" w:author="冯栩迟" w:date="2025-10-15T13:41:00Z">
            <w:rPr>
              <w:rFonts w:ascii="微软雅黑" w:hAnsi="微软雅黑" w:hint="eastAsia"/>
              <w:b/>
              <w:color w:val="C00000"/>
              <w:sz w:val="18"/>
              <w:szCs w:val="20"/>
            </w:rPr>
          </w:rPrChange>
        </w:rPr>
        <w:sym w:font="Wingdings" w:char="F0FE"/>
      </w:r>
      <w:r w:rsidR="009B5803" w:rsidRPr="00CA42B7">
        <w:rPr>
          <w:rFonts w:ascii="微软雅黑" w:hAnsi="微软雅黑" w:hint="eastAsia"/>
          <w:strike/>
          <w:sz w:val="18"/>
          <w:szCs w:val="20"/>
          <w:rPrChange w:id="1075" w:author="冯栩迟" w:date="2025-10-15T13:41:00Z">
            <w:rPr>
              <w:rFonts w:ascii="微软雅黑" w:hAnsi="微软雅黑" w:hint="eastAsia"/>
              <w:sz w:val="18"/>
              <w:szCs w:val="20"/>
            </w:rPr>
          </w:rPrChange>
        </w:rPr>
        <w:t>滑道最大宽度</w:t>
      </w:r>
      <w:r w:rsidR="009B5803" w:rsidRPr="00CA42B7">
        <w:rPr>
          <w:rFonts w:ascii="微软雅黑" w:hAnsi="微软雅黑" w:hint="eastAsia"/>
          <w:b/>
          <w:strike/>
          <w:color w:val="C00000"/>
          <w:sz w:val="18"/>
          <w:szCs w:val="20"/>
          <w:rPrChange w:id="1076" w:author="冯栩迟" w:date="2025-10-15T13:41:00Z">
            <w:rPr>
              <w:rFonts w:ascii="微软雅黑" w:hAnsi="微软雅黑" w:hint="eastAsia"/>
              <w:b/>
              <w:color w:val="C00000"/>
              <w:sz w:val="18"/>
              <w:szCs w:val="20"/>
            </w:rPr>
          </w:rPrChange>
        </w:rPr>
        <w:t>60</w:t>
      </w:r>
      <w:r w:rsidR="009B5803" w:rsidRPr="00CA42B7">
        <w:rPr>
          <w:rFonts w:ascii="微软雅黑" w:hAnsi="微软雅黑" w:hint="eastAsia"/>
          <w:strike/>
          <w:sz w:val="18"/>
          <w:szCs w:val="20"/>
          <w:rPrChange w:id="1077" w:author="冯栩迟" w:date="2025-10-15T13:41:00Z">
            <w:rPr>
              <w:rFonts w:ascii="微软雅黑" w:hAnsi="微软雅黑" w:hint="eastAsia"/>
              <w:sz w:val="18"/>
              <w:szCs w:val="20"/>
            </w:rPr>
          </w:rPrChange>
        </w:rPr>
        <w:t>mm。</w:t>
      </w:r>
      <w:ins w:id="1078" w:author="冯栩迟" w:date="2025-10-15T13:42:00Z">
        <w:r w:rsidR="00CA42B7" w:rsidRPr="00302C08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（</w:t>
        </w:r>
        <w:r w:rsidR="00CA42B7" w:rsidRPr="00302C08">
          <w:rPr>
            <w:rFonts w:ascii="微软雅黑" w:hAnsi="微软雅黑"/>
            <w:b/>
            <w:bCs/>
            <w:color w:val="4472C4" w:themeColor="accent1"/>
            <w:sz w:val="18"/>
            <w:szCs w:val="20"/>
          </w:rPr>
          <w:t>2025</w:t>
        </w:r>
        <w:r w:rsidR="00CA42B7">
          <w:rPr>
            <w:rFonts w:ascii="微软雅黑" w:hAnsi="微软雅黑"/>
            <w:b/>
            <w:bCs/>
            <w:color w:val="4472C4" w:themeColor="accent1"/>
            <w:sz w:val="18"/>
            <w:szCs w:val="20"/>
          </w:rPr>
          <w:t>1015</w:t>
        </w:r>
        <w:r w:rsidR="00CA42B7" w:rsidRPr="00302C08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删除此条预定义）</w:t>
        </w:r>
      </w:ins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2.14.1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2.14.1.1</w:t>
      </w:r>
      <w:r w:rsidR="003E0E41">
        <w:rPr>
          <w:rFonts w:ascii="微软雅黑" w:hAnsi="微软雅黑" w:hint="eastAsia"/>
        </w:rPr>
        <w:t>）</w:t>
      </w:r>
    </w:p>
    <w:p w14:paraId="1B696BBD" w14:textId="44402782" w:rsidR="009B5803" w:rsidRPr="009B5803" w:rsidRDefault="00215D64" w:rsidP="009B580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lastRenderedPageBreak/>
        <w:sym w:font="Wingdings" w:char="F0FE"/>
      </w:r>
      <w:r w:rsidR="009B5803" w:rsidRPr="009B5803">
        <w:rPr>
          <w:rFonts w:ascii="微软雅黑" w:hAnsi="微软雅黑" w:hint="eastAsia"/>
          <w:sz w:val="18"/>
          <w:szCs w:val="20"/>
        </w:rPr>
        <w:t>当滑道</w:t>
      </w:r>
      <w:del w:id="1079" w:author="冯栩迟" w:date="2025-10-15T13:44:00Z">
        <w:r w:rsidR="009B5803" w:rsidRPr="009B5803" w:rsidDel="00CA42B7">
          <w:rPr>
            <w:rFonts w:ascii="微软雅黑" w:hAnsi="微软雅黑" w:hint="eastAsia"/>
            <w:sz w:val="18"/>
            <w:szCs w:val="20"/>
          </w:rPr>
          <w:delText>宽</w:delText>
        </w:r>
      </w:del>
      <w:ins w:id="1080" w:author="冯栩迟" w:date="2025-10-15T13:44:00Z">
        <w:r w:rsidR="00CA42B7">
          <w:rPr>
            <w:rFonts w:ascii="微软雅黑" w:hAnsi="微软雅黑" w:hint="eastAsia"/>
            <w:sz w:val="18"/>
            <w:szCs w:val="20"/>
          </w:rPr>
          <w:t>高</w:t>
        </w:r>
      </w:ins>
      <w:r w:rsidR="009B5803" w:rsidRPr="009B5803">
        <w:rPr>
          <w:rFonts w:ascii="微软雅黑" w:hAnsi="微软雅黑" w:hint="eastAsia"/>
          <w:sz w:val="18"/>
          <w:szCs w:val="20"/>
        </w:rPr>
        <w:t>度&gt;</w:t>
      </w:r>
      <w:r w:rsidR="009B5803" w:rsidRPr="00AC4416">
        <w:rPr>
          <w:rFonts w:ascii="微软雅黑" w:hAnsi="微软雅黑" w:hint="eastAsia"/>
          <w:b/>
          <w:color w:val="C00000"/>
          <w:sz w:val="18"/>
          <w:szCs w:val="20"/>
        </w:rPr>
        <w:t>20</w:t>
      </w:r>
      <w:r w:rsidR="009B5803" w:rsidRPr="009B5803">
        <w:rPr>
          <w:rFonts w:ascii="微软雅黑" w:hAnsi="微软雅黑" w:hint="eastAsia"/>
          <w:sz w:val="18"/>
          <w:szCs w:val="20"/>
        </w:rPr>
        <w:t>mm时，使用板式滑道，否则使用圆钢。</w:t>
      </w:r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2.14.2</w:t>
      </w:r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2.14.2.1</w:t>
      </w:r>
      <w:r w:rsidR="003E0E41">
        <w:rPr>
          <w:rFonts w:ascii="微软雅黑" w:hAnsi="微软雅黑" w:hint="eastAsia"/>
        </w:rPr>
        <w:t>）</w:t>
      </w:r>
    </w:p>
    <w:p w14:paraId="3656E3CA" w14:textId="51617C3A" w:rsidR="009B5803" w:rsidRPr="009B5803" w:rsidRDefault="00215D64" w:rsidP="009B580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ins w:id="1081" w:author="冯栩迟" w:date="2025-10-15T13:46:00Z">
        <w:r w:rsidR="00CA42B7">
          <w:rPr>
            <w:rFonts w:ascii="微软雅黑" w:hAnsi="微软雅黑" w:hint="eastAsia"/>
            <w:sz w:val="18"/>
            <w:szCs w:val="20"/>
          </w:rPr>
          <w:t>根据热交换器公称直径和管束质量，推荐的</w:t>
        </w:r>
      </w:ins>
      <w:r w:rsidR="009B5803" w:rsidRPr="009B5803">
        <w:rPr>
          <w:rFonts w:ascii="微软雅黑" w:hAnsi="微软雅黑" w:hint="eastAsia"/>
          <w:sz w:val="18"/>
          <w:szCs w:val="20"/>
        </w:rPr>
        <w:t>滑道最小厚度</w:t>
      </w:r>
      <w:ins w:id="1082" w:author="冯栩迟" w:date="2025-10-15T13:45:00Z">
        <w:r w:rsidR="00CA42B7">
          <w:rPr>
            <w:rFonts w:ascii="微软雅黑" w:hAnsi="微软雅黑" w:hint="eastAsia"/>
            <w:sz w:val="18"/>
            <w:szCs w:val="20"/>
          </w:rPr>
          <w:t>和高度</w:t>
        </w:r>
      </w:ins>
      <w:r w:rsidR="009B5803" w:rsidRPr="009B5803">
        <w:rPr>
          <w:rFonts w:ascii="微软雅黑" w:hAnsi="微软雅黑" w:hint="eastAsia"/>
          <w:sz w:val="18"/>
          <w:szCs w:val="20"/>
        </w:rPr>
        <w:t>：</w:t>
      </w:r>
      <w:ins w:id="1083" w:author="冯栩迟" w:date="2025-10-15T14:06:00Z">
        <w:r w:rsidR="00D3244E" w:rsidRPr="00302C08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（</w:t>
        </w:r>
        <w:r w:rsidR="00D3244E" w:rsidRPr="00302C08">
          <w:rPr>
            <w:rFonts w:ascii="微软雅黑" w:hAnsi="微软雅黑"/>
            <w:b/>
            <w:bCs/>
            <w:color w:val="4472C4" w:themeColor="accent1"/>
            <w:sz w:val="18"/>
            <w:szCs w:val="20"/>
          </w:rPr>
          <w:t>2025</w:t>
        </w:r>
        <w:r w:rsidR="00D3244E">
          <w:rPr>
            <w:rFonts w:ascii="微软雅黑" w:hAnsi="微软雅黑"/>
            <w:b/>
            <w:bCs/>
            <w:color w:val="4472C4" w:themeColor="accent1"/>
            <w:sz w:val="18"/>
            <w:szCs w:val="20"/>
          </w:rPr>
          <w:t>1015</w:t>
        </w:r>
        <w:r w:rsidR="00D3244E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修订</w:t>
        </w:r>
        <w:r w:rsidR="00D3244E" w:rsidRPr="00302C08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）</w:t>
        </w:r>
      </w:ins>
      <w:r w:rsidR="003E0E41">
        <w:rPr>
          <w:rFonts w:ascii="微软雅黑" w:hAnsi="微软雅黑" w:hint="eastAsia"/>
        </w:rPr>
        <w:t>（id：</w:t>
      </w:r>
      <w:r w:rsidR="003E0E41" w:rsidRPr="003E0E41">
        <w:rPr>
          <w:rFonts w:ascii="微软雅黑" w:hAnsi="微软雅黑" w:hint="eastAsia"/>
        </w:rPr>
        <w:t>2.14.3</w:t>
      </w:r>
      <w:del w:id="1084" w:author="zifeng qi" w:date="2025-10-17T12:35:00Z" w16du:dateUtc="2025-10-17T04:35:00Z">
        <w:r w:rsidR="003E0E41" w:rsidRPr="003E0E41" w:rsidDel="008B61B4">
          <w:rPr>
            <w:rFonts w:ascii="微软雅黑" w:hAnsi="微软雅黑" w:hint="eastAsia"/>
          </w:rPr>
          <w:delText>.1</w:delText>
        </w:r>
      </w:del>
      <w:r w:rsidR="003E0E41">
        <w:rPr>
          <w:rFonts w:ascii="微软雅黑" w:hAnsi="微软雅黑" w:hint="eastAsia"/>
        </w:rPr>
        <w:t>）（id：</w:t>
      </w:r>
      <w:r w:rsidR="003E0E41" w:rsidRPr="003E0E41">
        <w:rPr>
          <w:rFonts w:ascii="微软雅黑" w:hAnsi="微软雅黑" w:hint="eastAsia"/>
        </w:rPr>
        <w:t>2.14.3.1</w:t>
      </w:r>
      <w:r w:rsidR="003E0E41">
        <w:rPr>
          <w:rFonts w:ascii="微软雅黑" w:hAnsi="微软雅黑" w:hint="eastAsia"/>
        </w:rPr>
        <w:t>）</w:t>
      </w:r>
    </w:p>
    <w:tbl>
      <w:tblPr>
        <w:tblW w:w="232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60"/>
        <w:gridCol w:w="1160"/>
      </w:tblGrid>
      <w:tr w:rsidR="009B5803" w:rsidRPr="00CA42B7" w14:paraId="0D5E69A3" w14:textId="77777777" w:rsidTr="00AC4416">
        <w:trPr>
          <w:trHeight w:val="152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6D83B7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085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086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DN&lt;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62DA53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087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088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δ0</w:t>
            </w:r>
          </w:p>
        </w:tc>
      </w:tr>
      <w:tr w:rsidR="009B5803" w:rsidRPr="00CA42B7" w14:paraId="5C3555E2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0750A0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089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090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400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1618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091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092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6</w:t>
            </w:r>
          </w:p>
        </w:tc>
      </w:tr>
      <w:tr w:rsidR="009B5803" w:rsidRPr="00CA42B7" w14:paraId="46E59E35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2C9DAA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093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094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700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A93F14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095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096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8</w:t>
            </w:r>
          </w:p>
        </w:tc>
      </w:tr>
      <w:tr w:rsidR="009B5803" w:rsidRPr="00CA42B7" w14:paraId="5DEEFF5F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F33D14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097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098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900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7B22B3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099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00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10</w:t>
            </w:r>
          </w:p>
        </w:tc>
      </w:tr>
      <w:tr w:rsidR="009B5803" w:rsidRPr="00CA42B7" w14:paraId="306079A9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C7D141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101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102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1500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B37A1C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03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04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12</w:t>
            </w:r>
          </w:p>
        </w:tc>
      </w:tr>
      <w:tr w:rsidR="009B5803" w:rsidRPr="00CA42B7" w14:paraId="72FA047A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0281B0B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105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106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2000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A235E3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07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08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14</w:t>
            </w:r>
          </w:p>
        </w:tc>
      </w:tr>
      <w:tr w:rsidR="009B5803" w:rsidRPr="00CA42B7" w14:paraId="0AE60A9E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8AC1B0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109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110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2600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35896D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11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12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16</w:t>
            </w:r>
          </w:p>
        </w:tc>
      </w:tr>
      <w:tr w:rsidR="009B5803" w:rsidRPr="00CA42B7" w14:paraId="2A75A7B3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321828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113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114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3200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D57852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15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16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18</w:t>
            </w:r>
          </w:p>
        </w:tc>
      </w:tr>
      <w:tr w:rsidR="009B5803" w:rsidRPr="00CA42B7" w14:paraId="697757E2" w14:textId="77777777" w:rsidTr="00AC4416">
        <w:trPr>
          <w:trHeight w:val="186"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AF438F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strike/>
                <w:sz w:val="18"/>
                <w:szCs w:val="18"/>
                <w:rPrChange w:id="1117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strike/>
                <w:sz w:val="18"/>
                <w:szCs w:val="18"/>
                <w:rPrChange w:id="1118" w:author="冯栩迟" w:date="2025-10-15T13:46:00Z">
                  <w:rPr>
                    <w:rFonts w:ascii="微软雅黑" w:hAnsi="微软雅黑" w:hint="eastAsia"/>
                    <w:sz w:val="18"/>
                    <w:szCs w:val="18"/>
                  </w:rPr>
                </w:rPrChange>
              </w:rPr>
              <w:t>4100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BFB45F" w14:textId="77777777" w:rsidR="009B5803" w:rsidRPr="00CA42B7" w:rsidRDefault="009B5803" w:rsidP="00AC4416">
            <w:pPr>
              <w:spacing w:line="240" w:lineRule="exact"/>
              <w:jc w:val="center"/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19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</w:pPr>
            <w:r w:rsidRPr="00CA42B7">
              <w:rPr>
                <w:rFonts w:ascii="微软雅黑" w:hAnsi="微软雅黑" w:hint="eastAsia"/>
                <w:b/>
                <w:strike/>
                <w:color w:val="C00000"/>
                <w:sz w:val="18"/>
                <w:szCs w:val="18"/>
                <w:rPrChange w:id="1120" w:author="冯栩迟" w:date="2025-10-15T13:46:00Z">
                  <w:rPr>
                    <w:rFonts w:ascii="微软雅黑" w:hAnsi="微软雅黑" w:hint="eastAsia"/>
                    <w:b/>
                    <w:color w:val="C00000"/>
                    <w:sz w:val="18"/>
                    <w:szCs w:val="18"/>
                  </w:rPr>
                </w:rPrChange>
              </w:rPr>
              <w:t>20</w:t>
            </w:r>
          </w:p>
        </w:tc>
      </w:tr>
    </w:tbl>
    <w:p w14:paraId="5E9EB1C2" w14:textId="1F3B39E0" w:rsidR="00CA42B7" w:rsidRDefault="00CA42B7" w:rsidP="00CA42B7">
      <w:pPr>
        <w:pStyle w:val="a0"/>
        <w:ind w:left="780" w:firstLineChars="0" w:firstLine="0"/>
        <w:rPr>
          <w:ins w:id="1121" w:author="冯栩迟" w:date="2025-10-15T13:47:00Z"/>
          <w:rFonts w:ascii="微软雅黑" w:hAnsi="微软雅黑" w:hint="eastAsia"/>
          <w:sz w:val="18"/>
          <w:szCs w:val="20"/>
        </w:rPr>
      </w:pPr>
    </w:p>
    <w:tbl>
      <w:tblPr>
        <w:tblW w:w="6794" w:type="dxa"/>
        <w:jc w:val="center"/>
        <w:tblLook w:val="04A0" w:firstRow="1" w:lastRow="0" w:firstColumn="1" w:lastColumn="0" w:noHBand="0" w:noVBand="1"/>
        <w:tblPrChange w:id="1122" w:author="冯栩迟" w:date="2025-10-15T13:51:00Z">
          <w:tblPr>
            <w:tblW w:w="6261" w:type="dxa"/>
            <w:jc w:val="center"/>
            <w:tblLook w:val="04A0" w:firstRow="1" w:lastRow="0" w:firstColumn="1" w:lastColumn="0" w:noHBand="0" w:noVBand="1"/>
          </w:tblPr>
        </w:tblPrChange>
      </w:tblPr>
      <w:tblGrid>
        <w:gridCol w:w="1691"/>
        <w:gridCol w:w="1134"/>
        <w:gridCol w:w="1843"/>
        <w:gridCol w:w="1134"/>
        <w:gridCol w:w="992"/>
        <w:tblGridChange w:id="1123">
          <w:tblGrid>
            <w:gridCol w:w="1691"/>
            <w:gridCol w:w="142"/>
            <w:gridCol w:w="992"/>
            <w:gridCol w:w="1276"/>
            <w:gridCol w:w="1080"/>
            <w:gridCol w:w="621"/>
            <w:gridCol w:w="459"/>
            <w:gridCol w:w="392"/>
            <w:gridCol w:w="141"/>
            <w:gridCol w:w="142"/>
          </w:tblGrid>
        </w:tblGridChange>
      </w:tblGrid>
      <w:tr w:rsidR="00CA42B7" w:rsidRPr="00CA42B7" w14:paraId="19F82561" w14:textId="77777777" w:rsidTr="00CA42B7">
        <w:trPr>
          <w:trHeight w:val="300"/>
          <w:jc w:val="center"/>
          <w:ins w:id="1124" w:author="冯栩迟" w:date="2025-10-15T13:47:00Z"/>
          <w:trPrChange w:id="1125" w:author="冯栩迟" w:date="2025-10-15T13:51:00Z">
            <w:trPr>
              <w:gridAfter w:val="0"/>
              <w:trHeight w:val="300"/>
              <w:jc w:val="center"/>
            </w:trPr>
          </w:trPrChange>
        </w:trPr>
        <w:tc>
          <w:tcPr>
            <w:tcW w:w="16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26" w:author="冯栩迟" w:date="2025-10-15T13:51:00Z">
              <w:tcPr>
                <w:tcW w:w="1833" w:type="dxa"/>
                <w:gridSpan w:val="2"/>
                <w:vMerge w:val="restart"/>
                <w:tcBorders>
                  <w:top w:val="single" w:sz="8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0D1201E" w14:textId="77777777" w:rsidR="00CA42B7" w:rsidRPr="00CA42B7" w:rsidRDefault="00CA42B7">
            <w:pPr>
              <w:widowControl/>
              <w:jc w:val="center"/>
              <w:rPr>
                <w:ins w:id="112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28" w:author="冯栩迟" w:date="2025-10-15T13:50:00Z">
                  <w:rPr>
                    <w:ins w:id="112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30" w:author="冯栩迟" w:date="2025-10-15T13:49:00Z">
                <w:pPr>
                  <w:widowControl/>
                  <w:jc w:val="left"/>
                </w:pPr>
              </w:pPrChange>
            </w:pPr>
            <w:ins w:id="1131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3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热交换器公称直径mm</w:t>
              </w:r>
            </w:ins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33" w:author="冯栩迟" w:date="2025-10-15T13:51:00Z">
              <w:tcPr>
                <w:tcW w:w="992" w:type="dxa"/>
                <w:vMerge w:val="restart"/>
                <w:tcBorders>
                  <w:top w:val="single" w:sz="8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1C9E34F" w14:textId="77777777" w:rsidR="00CA42B7" w:rsidRPr="00CA42B7" w:rsidRDefault="00CA42B7">
            <w:pPr>
              <w:widowControl/>
              <w:jc w:val="center"/>
              <w:rPr>
                <w:ins w:id="1134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35" w:author="冯栩迟" w:date="2025-10-15T13:50:00Z">
                  <w:rPr>
                    <w:ins w:id="113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37" w:author="冯栩迟" w:date="2025-10-15T13:49:00Z">
                <w:pPr>
                  <w:widowControl/>
                  <w:jc w:val="left"/>
                </w:pPr>
              </w:pPrChange>
            </w:pPr>
            <w:ins w:id="1138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3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管束质量kg</w:t>
              </w:r>
            </w:ins>
          </w:p>
        </w:tc>
        <w:tc>
          <w:tcPr>
            <w:tcW w:w="2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cMar>
              <w:left w:w="57" w:type="dxa"/>
              <w:right w:w="57" w:type="dxa"/>
            </w:tcMar>
            <w:vAlign w:val="center"/>
            <w:hideMark/>
            <w:tcPrChange w:id="1140" w:author="冯栩迟" w:date="2025-10-15T13:51:00Z">
              <w:tcPr>
                <w:tcW w:w="2356" w:type="dxa"/>
                <w:gridSpan w:val="2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9222151" w14:textId="77777777" w:rsidR="00CA42B7" w:rsidRPr="00CA42B7" w:rsidRDefault="00CA42B7">
            <w:pPr>
              <w:widowControl/>
              <w:jc w:val="center"/>
              <w:rPr>
                <w:ins w:id="1141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42" w:author="冯栩迟" w:date="2025-10-15T13:50:00Z">
                  <w:rPr>
                    <w:ins w:id="114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44" w:author="冯栩迟" w:date="2025-10-15T13:49:00Z">
                <w:pPr>
                  <w:widowControl/>
                  <w:jc w:val="left"/>
                </w:pPr>
              </w:pPrChange>
            </w:pPr>
            <w:ins w:id="1145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4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最小厚度mm</w:t>
              </w:r>
            </w:ins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47" w:author="冯栩迟" w:date="2025-10-15T13:51:00Z">
              <w:tcPr>
                <w:tcW w:w="1080" w:type="dxa"/>
                <w:gridSpan w:val="2"/>
                <w:vMerge w:val="restart"/>
                <w:tcBorders>
                  <w:top w:val="single" w:sz="8" w:space="0" w:color="auto"/>
                  <w:left w:val="nil"/>
                  <w:bottom w:val="single" w:sz="8" w:space="0" w:color="000000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D65158A" w14:textId="77777777" w:rsidR="00CA42B7" w:rsidRPr="00CA42B7" w:rsidRDefault="00CA42B7">
            <w:pPr>
              <w:widowControl/>
              <w:jc w:val="center"/>
              <w:rPr>
                <w:ins w:id="114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49" w:author="冯栩迟" w:date="2025-10-15T13:50:00Z">
                  <w:rPr>
                    <w:ins w:id="115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51" w:author="冯栩迟" w:date="2025-10-15T13:49:00Z">
                <w:pPr>
                  <w:widowControl/>
                  <w:jc w:val="left"/>
                </w:pPr>
              </w:pPrChange>
            </w:pPr>
            <w:ins w:id="115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5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高度mm</w:t>
              </w:r>
            </w:ins>
          </w:p>
        </w:tc>
      </w:tr>
      <w:tr w:rsidR="00CA42B7" w:rsidRPr="00CA42B7" w14:paraId="77D25125" w14:textId="77777777" w:rsidTr="00CA42B7">
        <w:tblPrEx>
          <w:tblPrExChange w:id="1154" w:author="冯栩迟" w:date="2025-10-15T13:51:00Z">
            <w:tblPrEx>
              <w:tblW w:w="6936" w:type="dxa"/>
            </w:tblPrEx>
          </w:tblPrExChange>
        </w:tblPrEx>
        <w:trPr>
          <w:trHeight w:val="284"/>
          <w:jc w:val="center"/>
          <w:ins w:id="1155" w:author="冯栩迟" w:date="2025-10-15T13:47:00Z"/>
          <w:trPrChange w:id="1156" w:author="冯栩迟" w:date="2025-10-15T13:51:00Z">
            <w:trPr>
              <w:trHeight w:val="555"/>
              <w:jc w:val="center"/>
            </w:trPr>
          </w:trPrChange>
        </w:trPr>
        <w:tc>
          <w:tcPr>
            <w:tcW w:w="16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57" w:author="冯栩迟" w:date="2025-10-15T13:51:00Z">
              <w:tcPr>
                <w:tcW w:w="1833" w:type="dxa"/>
                <w:gridSpan w:val="2"/>
                <w:vMerge/>
                <w:tcBorders>
                  <w:top w:val="single" w:sz="8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FBEB056" w14:textId="77777777" w:rsidR="00CA42B7" w:rsidRPr="00CA42B7" w:rsidRDefault="00CA42B7">
            <w:pPr>
              <w:widowControl/>
              <w:jc w:val="center"/>
              <w:rPr>
                <w:ins w:id="115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59" w:author="冯栩迟" w:date="2025-10-15T13:50:00Z">
                  <w:rPr>
                    <w:ins w:id="116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61" w:author="冯栩迟" w:date="2025-10-15T13:49:00Z">
                <w:pPr>
                  <w:widowControl/>
                  <w:jc w:val="left"/>
                </w:pPr>
              </w:pPrChange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62" w:author="冯栩迟" w:date="2025-10-15T13:51:00Z">
              <w:tcPr>
                <w:tcW w:w="992" w:type="dxa"/>
                <w:vMerge/>
                <w:tcBorders>
                  <w:top w:val="single" w:sz="8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17FB2A1" w14:textId="77777777" w:rsidR="00CA42B7" w:rsidRPr="00CA42B7" w:rsidRDefault="00CA42B7">
            <w:pPr>
              <w:widowControl/>
              <w:jc w:val="center"/>
              <w:rPr>
                <w:ins w:id="1163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64" w:author="冯栩迟" w:date="2025-10-15T13:50:00Z">
                  <w:rPr>
                    <w:ins w:id="116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66" w:author="冯栩迟" w:date="2025-10-15T13:49:00Z">
                <w:pPr>
                  <w:widowControl/>
                  <w:jc w:val="left"/>
                </w:pPr>
              </w:pPrChange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67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AF486BC" w14:textId="77777777" w:rsidR="00CA42B7" w:rsidRPr="00CA42B7" w:rsidRDefault="00CA42B7">
            <w:pPr>
              <w:widowControl/>
              <w:jc w:val="center"/>
              <w:rPr>
                <w:ins w:id="116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69" w:author="冯栩迟" w:date="2025-10-15T13:50:00Z">
                  <w:rPr>
                    <w:ins w:id="117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71" w:author="冯栩迟" w:date="2025-10-15T13:49:00Z">
                <w:pPr>
                  <w:widowControl/>
                  <w:jc w:val="left"/>
                </w:pPr>
              </w:pPrChange>
            </w:pPr>
            <w:ins w:id="117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7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非合金钢、低合金钢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74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1E18F45" w14:textId="77777777" w:rsidR="00CA42B7" w:rsidRPr="00CA42B7" w:rsidRDefault="00CA42B7">
            <w:pPr>
              <w:widowControl/>
              <w:jc w:val="center"/>
              <w:rPr>
                <w:ins w:id="1175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76" w:author="冯栩迟" w:date="2025-10-15T13:50:00Z">
                  <w:rPr>
                    <w:ins w:id="117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78" w:author="冯栩迟" w:date="2025-10-15T13:49:00Z">
                <w:pPr>
                  <w:widowControl/>
                  <w:jc w:val="left"/>
                </w:pPr>
              </w:pPrChange>
            </w:pPr>
            <w:ins w:id="117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8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高合金钢</w:t>
              </w:r>
            </w:ins>
          </w:p>
        </w:tc>
        <w:tc>
          <w:tcPr>
            <w:tcW w:w="992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81" w:author="冯栩迟" w:date="2025-10-15T13:51:00Z">
              <w:tcPr>
                <w:tcW w:w="1755" w:type="dxa"/>
                <w:gridSpan w:val="5"/>
                <w:vMerge/>
                <w:tcBorders>
                  <w:top w:val="single" w:sz="8" w:space="0" w:color="auto"/>
                  <w:left w:val="nil"/>
                  <w:bottom w:val="single" w:sz="8" w:space="0" w:color="000000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5423404" w14:textId="77777777" w:rsidR="00CA42B7" w:rsidRPr="00CA42B7" w:rsidRDefault="00CA42B7">
            <w:pPr>
              <w:widowControl/>
              <w:jc w:val="center"/>
              <w:rPr>
                <w:ins w:id="1182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83" w:author="冯栩迟" w:date="2025-10-15T13:50:00Z">
                  <w:rPr>
                    <w:ins w:id="118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85" w:author="冯栩迟" w:date="2025-10-15T13:49:00Z">
                <w:pPr>
                  <w:widowControl/>
                  <w:jc w:val="left"/>
                </w:pPr>
              </w:pPrChange>
            </w:pPr>
          </w:p>
        </w:tc>
      </w:tr>
      <w:tr w:rsidR="00CA42B7" w:rsidRPr="00CA42B7" w14:paraId="5428C5AF" w14:textId="77777777" w:rsidTr="00CA42B7">
        <w:tblPrEx>
          <w:tblPrExChange w:id="1186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187" w:author="冯栩迟" w:date="2025-10-15T13:47:00Z"/>
          <w:trPrChange w:id="1188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89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A7FF485" w14:textId="77777777" w:rsidR="00CA42B7" w:rsidRPr="00CA42B7" w:rsidRDefault="00CA42B7">
            <w:pPr>
              <w:widowControl/>
              <w:jc w:val="center"/>
              <w:rPr>
                <w:ins w:id="1190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91" w:author="冯栩迟" w:date="2025-10-15T13:50:00Z">
                  <w:rPr>
                    <w:ins w:id="119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193" w:author="冯栩迟" w:date="2025-10-15T13:49:00Z">
                <w:pPr>
                  <w:widowControl/>
                  <w:jc w:val="right"/>
                </w:pPr>
              </w:pPrChange>
            </w:pPr>
            <w:ins w:id="1194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19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325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196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9D48AB9" w14:textId="77777777" w:rsidR="00CA42B7" w:rsidRPr="00CA42B7" w:rsidRDefault="00CA42B7">
            <w:pPr>
              <w:widowControl/>
              <w:jc w:val="center"/>
              <w:rPr>
                <w:ins w:id="119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198" w:author="冯栩迟" w:date="2025-10-15T13:50:00Z">
                  <w:rPr>
                    <w:ins w:id="119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00" w:author="冯栩迟" w:date="2025-10-15T13:49:00Z">
                <w:pPr>
                  <w:widowControl/>
                  <w:jc w:val="right"/>
                </w:pPr>
              </w:pPrChange>
            </w:pPr>
            <w:ins w:id="1201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20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03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9DAD770" w14:textId="77777777" w:rsidR="00CA42B7" w:rsidRPr="00CA42B7" w:rsidRDefault="00CA42B7">
            <w:pPr>
              <w:widowControl/>
              <w:jc w:val="center"/>
              <w:rPr>
                <w:ins w:id="120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05" w:author="冯栩迟" w:date="2025-10-15T13:50:00Z">
                  <w:rPr>
                    <w:ins w:id="120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07" w:author="冯栩迟" w:date="2025-10-15T13:49:00Z">
                <w:pPr>
                  <w:widowControl/>
                  <w:jc w:val="right"/>
                </w:pPr>
              </w:pPrChange>
            </w:pPr>
            <w:ins w:id="120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0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6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10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B87C3D3" w14:textId="77777777" w:rsidR="00CA42B7" w:rsidRPr="00CA42B7" w:rsidRDefault="00CA42B7">
            <w:pPr>
              <w:widowControl/>
              <w:jc w:val="center"/>
              <w:rPr>
                <w:ins w:id="1211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12" w:author="冯栩迟" w:date="2025-10-15T13:50:00Z">
                  <w:rPr>
                    <w:ins w:id="121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14" w:author="冯栩迟" w:date="2025-10-15T13:49:00Z">
                <w:pPr>
                  <w:widowControl/>
                  <w:jc w:val="right"/>
                </w:pPr>
              </w:pPrChange>
            </w:pPr>
            <w:ins w:id="1215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1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17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2702AD9" w14:textId="77777777" w:rsidR="00CA42B7" w:rsidRPr="00CA42B7" w:rsidRDefault="00CA42B7">
            <w:pPr>
              <w:widowControl/>
              <w:jc w:val="center"/>
              <w:rPr>
                <w:ins w:id="121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19" w:author="冯栩迟" w:date="2025-10-15T13:50:00Z">
                  <w:rPr>
                    <w:ins w:id="122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21" w:author="冯栩迟" w:date="2025-10-15T13:49:00Z">
                <w:pPr>
                  <w:widowControl/>
                  <w:jc w:val="right"/>
                </w:pPr>
              </w:pPrChange>
            </w:pPr>
            <w:ins w:id="122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2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30</w:t>
              </w:r>
            </w:ins>
          </w:p>
        </w:tc>
      </w:tr>
      <w:tr w:rsidR="00CA42B7" w:rsidRPr="00CA42B7" w14:paraId="286A0923" w14:textId="77777777" w:rsidTr="00CA42B7">
        <w:tblPrEx>
          <w:tblPrExChange w:id="1224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225" w:author="冯栩迟" w:date="2025-10-15T13:47:00Z"/>
          <w:trPrChange w:id="1226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27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B34B858" w14:textId="77777777" w:rsidR="00CA42B7" w:rsidRPr="00CA42B7" w:rsidRDefault="00CA42B7">
            <w:pPr>
              <w:widowControl/>
              <w:jc w:val="center"/>
              <w:rPr>
                <w:ins w:id="122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229" w:author="冯栩迟" w:date="2025-10-15T13:50:00Z">
                  <w:rPr>
                    <w:ins w:id="123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31" w:author="冯栩迟" w:date="2025-10-15T13:49:00Z">
                <w:pPr>
                  <w:widowControl/>
                  <w:jc w:val="right"/>
                </w:pPr>
              </w:pPrChange>
            </w:pPr>
            <w:ins w:id="123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23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34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090E5C7" w14:textId="77777777" w:rsidR="00CA42B7" w:rsidRPr="00CA42B7" w:rsidRDefault="00CA42B7">
            <w:pPr>
              <w:widowControl/>
              <w:jc w:val="center"/>
              <w:rPr>
                <w:ins w:id="1235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236" w:author="冯栩迟" w:date="2025-10-15T13:50:00Z">
                  <w:rPr>
                    <w:ins w:id="123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38" w:author="冯栩迟" w:date="2025-10-15T13:49:00Z">
                <w:pPr>
                  <w:widowControl/>
                  <w:jc w:val="right"/>
                </w:pPr>
              </w:pPrChange>
            </w:pPr>
            <w:ins w:id="123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24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41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1CBED05" w14:textId="77777777" w:rsidR="00CA42B7" w:rsidRPr="00CA42B7" w:rsidRDefault="00CA42B7">
            <w:pPr>
              <w:widowControl/>
              <w:jc w:val="center"/>
              <w:rPr>
                <w:ins w:id="124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43" w:author="冯栩迟" w:date="2025-10-15T13:50:00Z">
                  <w:rPr>
                    <w:ins w:id="124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45" w:author="冯栩迟" w:date="2025-10-15T13:49:00Z">
                <w:pPr>
                  <w:widowControl/>
                  <w:jc w:val="right"/>
                </w:pPr>
              </w:pPrChange>
            </w:pPr>
            <w:ins w:id="124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4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6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48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75097AF" w14:textId="77777777" w:rsidR="00CA42B7" w:rsidRPr="00CA42B7" w:rsidRDefault="00CA42B7">
            <w:pPr>
              <w:widowControl/>
              <w:jc w:val="center"/>
              <w:rPr>
                <w:ins w:id="1249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50" w:author="冯栩迟" w:date="2025-10-15T13:50:00Z">
                  <w:rPr>
                    <w:ins w:id="125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52" w:author="冯栩迟" w:date="2025-10-15T13:49:00Z">
                <w:pPr>
                  <w:widowControl/>
                  <w:jc w:val="right"/>
                </w:pPr>
              </w:pPrChange>
            </w:pPr>
            <w:ins w:id="1253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5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55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9D7D743" w14:textId="77777777" w:rsidR="00CA42B7" w:rsidRPr="00CA42B7" w:rsidRDefault="00CA42B7">
            <w:pPr>
              <w:widowControl/>
              <w:jc w:val="center"/>
              <w:rPr>
                <w:ins w:id="125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57" w:author="冯栩迟" w:date="2025-10-15T13:50:00Z">
                  <w:rPr>
                    <w:ins w:id="125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59" w:author="冯栩迟" w:date="2025-10-15T13:49:00Z">
                <w:pPr>
                  <w:widowControl/>
                  <w:jc w:val="right"/>
                </w:pPr>
              </w:pPrChange>
            </w:pPr>
            <w:ins w:id="126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6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30</w:t>
              </w:r>
            </w:ins>
          </w:p>
        </w:tc>
      </w:tr>
      <w:tr w:rsidR="00CA42B7" w:rsidRPr="00CA42B7" w14:paraId="1FA7372C" w14:textId="77777777" w:rsidTr="00CA42B7">
        <w:tblPrEx>
          <w:tblPrExChange w:id="1262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263" w:author="冯栩迟" w:date="2025-10-15T13:47:00Z"/>
          <w:trPrChange w:id="1264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65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6ED4C2D" w14:textId="77777777" w:rsidR="00CA42B7" w:rsidRPr="00CA42B7" w:rsidRDefault="00CA42B7">
            <w:pPr>
              <w:widowControl/>
              <w:jc w:val="center"/>
              <w:rPr>
                <w:ins w:id="1266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267" w:author="冯栩迟" w:date="2025-10-15T13:50:00Z">
                  <w:rPr>
                    <w:ins w:id="126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69" w:author="冯栩迟" w:date="2025-10-15T13:49:00Z">
                <w:pPr>
                  <w:widowControl/>
                  <w:jc w:val="right"/>
                </w:pPr>
              </w:pPrChange>
            </w:pPr>
            <w:ins w:id="1270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27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72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8900043" w14:textId="77777777" w:rsidR="00CA42B7" w:rsidRPr="00CA42B7" w:rsidRDefault="00CA42B7">
            <w:pPr>
              <w:widowControl/>
              <w:jc w:val="center"/>
              <w:rPr>
                <w:ins w:id="1273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274" w:author="冯栩迟" w:date="2025-10-15T13:50:00Z">
                  <w:rPr>
                    <w:ins w:id="127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76" w:author="冯栩迟" w:date="2025-10-15T13:49:00Z">
                <w:pPr>
                  <w:widowControl/>
                  <w:jc w:val="right"/>
                </w:pPr>
              </w:pPrChange>
            </w:pPr>
            <w:ins w:id="1277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27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79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766E0BC" w14:textId="77777777" w:rsidR="00CA42B7" w:rsidRPr="00CA42B7" w:rsidRDefault="00CA42B7">
            <w:pPr>
              <w:widowControl/>
              <w:jc w:val="center"/>
              <w:rPr>
                <w:ins w:id="128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81" w:author="冯栩迟" w:date="2025-10-15T13:50:00Z">
                  <w:rPr>
                    <w:ins w:id="128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83" w:author="冯栩迟" w:date="2025-10-15T13:49:00Z">
                <w:pPr>
                  <w:widowControl/>
                  <w:jc w:val="right"/>
                </w:pPr>
              </w:pPrChange>
            </w:pPr>
            <w:ins w:id="128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8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86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0C85055" w14:textId="77777777" w:rsidR="00CA42B7" w:rsidRPr="00CA42B7" w:rsidRDefault="00CA42B7">
            <w:pPr>
              <w:widowControl/>
              <w:jc w:val="center"/>
              <w:rPr>
                <w:ins w:id="1287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88" w:author="冯栩迟" w:date="2025-10-15T13:50:00Z">
                  <w:rPr>
                    <w:ins w:id="128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90" w:author="冯栩迟" w:date="2025-10-15T13:49:00Z">
                <w:pPr>
                  <w:widowControl/>
                  <w:jc w:val="right"/>
                </w:pPr>
              </w:pPrChange>
            </w:pPr>
            <w:ins w:id="1291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9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293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FBEA406" w14:textId="77777777" w:rsidR="00CA42B7" w:rsidRPr="00CA42B7" w:rsidRDefault="00CA42B7">
            <w:pPr>
              <w:widowControl/>
              <w:jc w:val="center"/>
              <w:rPr>
                <w:ins w:id="129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295" w:author="冯栩迟" w:date="2025-10-15T13:50:00Z">
                  <w:rPr>
                    <w:ins w:id="129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297" w:author="冯栩迟" w:date="2025-10-15T13:49:00Z">
                <w:pPr>
                  <w:widowControl/>
                  <w:jc w:val="right"/>
                </w:pPr>
              </w:pPrChange>
            </w:pPr>
            <w:ins w:id="129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29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30</w:t>
              </w:r>
            </w:ins>
          </w:p>
        </w:tc>
      </w:tr>
      <w:tr w:rsidR="00CA42B7" w:rsidRPr="00CA42B7" w14:paraId="3FD25145" w14:textId="77777777" w:rsidTr="00CA42B7">
        <w:tblPrEx>
          <w:tblPrExChange w:id="1300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301" w:author="冯栩迟" w:date="2025-10-15T13:47:00Z"/>
          <w:trPrChange w:id="1302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03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CFC6747" w14:textId="77777777" w:rsidR="00CA42B7" w:rsidRPr="00CA42B7" w:rsidRDefault="00CA42B7">
            <w:pPr>
              <w:widowControl/>
              <w:jc w:val="center"/>
              <w:rPr>
                <w:ins w:id="1304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305" w:author="冯栩迟" w:date="2025-10-15T13:50:00Z">
                  <w:rPr>
                    <w:ins w:id="130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07" w:author="冯栩迟" w:date="2025-10-15T13:49:00Z">
                <w:pPr>
                  <w:widowControl/>
                  <w:jc w:val="right"/>
                </w:pPr>
              </w:pPrChange>
            </w:pPr>
            <w:ins w:id="1308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30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600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10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A12F5E5" w14:textId="77777777" w:rsidR="00CA42B7" w:rsidRPr="00CA42B7" w:rsidRDefault="00CA42B7">
            <w:pPr>
              <w:widowControl/>
              <w:jc w:val="center"/>
              <w:rPr>
                <w:ins w:id="1311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312" w:author="冯栩迟" w:date="2025-10-15T13:50:00Z">
                  <w:rPr>
                    <w:ins w:id="131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14" w:author="冯栩迟" w:date="2025-10-15T13:49:00Z">
                <w:pPr>
                  <w:widowControl/>
                  <w:jc w:val="right"/>
                </w:pPr>
              </w:pPrChange>
            </w:pPr>
            <w:ins w:id="1315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31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17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47029A2" w14:textId="77777777" w:rsidR="00CA42B7" w:rsidRPr="00CA42B7" w:rsidRDefault="00CA42B7">
            <w:pPr>
              <w:widowControl/>
              <w:jc w:val="center"/>
              <w:rPr>
                <w:ins w:id="131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19" w:author="冯栩迟" w:date="2025-10-15T13:50:00Z">
                  <w:rPr>
                    <w:ins w:id="132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21" w:author="冯栩迟" w:date="2025-10-15T13:49:00Z">
                <w:pPr>
                  <w:widowControl/>
                  <w:jc w:val="right"/>
                </w:pPr>
              </w:pPrChange>
            </w:pPr>
            <w:ins w:id="132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2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24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DFA04B7" w14:textId="77777777" w:rsidR="00CA42B7" w:rsidRPr="00CA42B7" w:rsidRDefault="00CA42B7">
            <w:pPr>
              <w:widowControl/>
              <w:jc w:val="center"/>
              <w:rPr>
                <w:ins w:id="1325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26" w:author="冯栩迟" w:date="2025-10-15T13:50:00Z">
                  <w:rPr>
                    <w:ins w:id="132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28" w:author="冯栩迟" w:date="2025-10-15T13:49:00Z">
                <w:pPr>
                  <w:widowControl/>
                  <w:jc w:val="right"/>
                </w:pPr>
              </w:pPrChange>
            </w:pPr>
            <w:ins w:id="1329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3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31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B93CAA8" w14:textId="77777777" w:rsidR="00CA42B7" w:rsidRPr="00CA42B7" w:rsidRDefault="00CA42B7">
            <w:pPr>
              <w:widowControl/>
              <w:jc w:val="center"/>
              <w:rPr>
                <w:ins w:id="133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33" w:author="冯栩迟" w:date="2025-10-15T13:50:00Z">
                  <w:rPr>
                    <w:ins w:id="133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35" w:author="冯栩迟" w:date="2025-10-15T13:49:00Z">
                <w:pPr>
                  <w:widowControl/>
                  <w:jc w:val="right"/>
                </w:pPr>
              </w:pPrChange>
            </w:pPr>
            <w:ins w:id="133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3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30</w:t>
              </w:r>
            </w:ins>
          </w:p>
        </w:tc>
      </w:tr>
      <w:tr w:rsidR="00CA42B7" w:rsidRPr="00CA42B7" w14:paraId="585801CD" w14:textId="77777777" w:rsidTr="00CA42B7">
        <w:tblPrEx>
          <w:tblPrExChange w:id="1338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339" w:author="冯栩迟" w:date="2025-10-15T13:47:00Z"/>
          <w:trPrChange w:id="1340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41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2848D6D" w14:textId="77777777" w:rsidR="00CA42B7" w:rsidRPr="00CA42B7" w:rsidRDefault="00CA42B7">
            <w:pPr>
              <w:widowControl/>
              <w:jc w:val="center"/>
              <w:rPr>
                <w:ins w:id="1342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343" w:author="冯栩迟" w:date="2025-10-15T13:50:00Z">
                  <w:rPr>
                    <w:ins w:id="134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45" w:author="冯栩迟" w:date="2025-10-15T13:49:00Z">
                <w:pPr>
                  <w:widowControl/>
                  <w:jc w:val="right"/>
                </w:pPr>
              </w:pPrChange>
            </w:pPr>
            <w:ins w:id="1346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34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48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2323B68" w14:textId="77777777" w:rsidR="00CA42B7" w:rsidRPr="00CA42B7" w:rsidRDefault="00CA42B7">
            <w:pPr>
              <w:widowControl/>
              <w:jc w:val="center"/>
              <w:rPr>
                <w:ins w:id="1349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350" w:author="冯栩迟" w:date="2025-10-15T13:50:00Z">
                  <w:rPr>
                    <w:ins w:id="135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52" w:author="冯栩迟" w:date="2025-10-15T13:49:00Z">
                <w:pPr>
                  <w:widowControl/>
                  <w:jc w:val="right"/>
                </w:pPr>
              </w:pPrChange>
            </w:pPr>
            <w:ins w:id="1353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35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55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C1DD016" w14:textId="77777777" w:rsidR="00CA42B7" w:rsidRPr="00CA42B7" w:rsidRDefault="00CA42B7">
            <w:pPr>
              <w:widowControl/>
              <w:jc w:val="center"/>
              <w:rPr>
                <w:ins w:id="135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57" w:author="冯栩迟" w:date="2025-10-15T13:50:00Z">
                  <w:rPr>
                    <w:ins w:id="135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59" w:author="冯栩迟" w:date="2025-10-15T13:49:00Z">
                <w:pPr>
                  <w:widowControl/>
                  <w:jc w:val="right"/>
                </w:pPr>
              </w:pPrChange>
            </w:pPr>
            <w:ins w:id="136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6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62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EC4BB87" w14:textId="77777777" w:rsidR="00CA42B7" w:rsidRPr="00CA42B7" w:rsidRDefault="00CA42B7">
            <w:pPr>
              <w:widowControl/>
              <w:jc w:val="center"/>
              <w:rPr>
                <w:ins w:id="1363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64" w:author="冯栩迟" w:date="2025-10-15T13:50:00Z">
                  <w:rPr>
                    <w:ins w:id="136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66" w:author="冯栩迟" w:date="2025-10-15T13:49:00Z">
                <w:pPr>
                  <w:widowControl/>
                  <w:jc w:val="right"/>
                </w:pPr>
              </w:pPrChange>
            </w:pPr>
            <w:ins w:id="1367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6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69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C5AF439" w14:textId="77777777" w:rsidR="00CA42B7" w:rsidRPr="00CA42B7" w:rsidRDefault="00CA42B7">
            <w:pPr>
              <w:widowControl/>
              <w:jc w:val="center"/>
              <w:rPr>
                <w:ins w:id="137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71" w:author="冯栩迟" w:date="2025-10-15T13:50:00Z">
                  <w:rPr>
                    <w:ins w:id="137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73" w:author="冯栩迟" w:date="2025-10-15T13:49:00Z">
                <w:pPr>
                  <w:widowControl/>
                  <w:jc w:val="right"/>
                </w:pPr>
              </w:pPrChange>
            </w:pPr>
            <w:ins w:id="137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7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30</w:t>
              </w:r>
            </w:ins>
          </w:p>
        </w:tc>
      </w:tr>
      <w:tr w:rsidR="00CA42B7" w:rsidRPr="00CA42B7" w14:paraId="0ECE1005" w14:textId="77777777" w:rsidTr="00CA42B7">
        <w:tblPrEx>
          <w:tblPrExChange w:id="1376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377" w:author="冯栩迟" w:date="2025-10-15T13:47:00Z"/>
          <w:trPrChange w:id="1378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79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34A002C" w14:textId="77777777" w:rsidR="00CA42B7" w:rsidRPr="00CA42B7" w:rsidRDefault="00CA42B7">
            <w:pPr>
              <w:widowControl/>
              <w:jc w:val="center"/>
              <w:rPr>
                <w:ins w:id="1380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381" w:author="冯栩迟" w:date="2025-10-15T13:50:00Z">
                  <w:rPr>
                    <w:ins w:id="138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83" w:author="冯栩迟" w:date="2025-10-15T13:49:00Z">
                <w:pPr>
                  <w:widowControl/>
                  <w:jc w:val="right"/>
                </w:pPr>
              </w:pPrChange>
            </w:pPr>
            <w:ins w:id="1384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38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86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8F564A4" w14:textId="77777777" w:rsidR="00CA42B7" w:rsidRPr="00CA42B7" w:rsidRDefault="00CA42B7">
            <w:pPr>
              <w:widowControl/>
              <w:jc w:val="center"/>
              <w:rPr>
                <w:ins w:id="138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388" w:author="冯栩迟" w:date="2025-10-15T13:50:00Z">
                  <w:rPr>
                    <w:ins w:id="138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90" w:author="冯栩迟" w:date="2025-10-15T13:49:00Z">
                <w:pPr>
                  <w:widowControl/>
                  <w:jc w:val="right"/>
                </w:pPr>
              </w:pPrChange>
            </w:pPr>
            <w:ins w:id="1391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39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393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9229416" w14:textId="77777777" w:rsidR="00CA42B7" w:rsidRPr="00CA42B7" w:rsidRDefault="00CA42B7">
            <w:pPr>
              <w:widowControl/>
              <w:jc w:val="center"/>
              <w:rPr>
                <w:ins w:id="139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395" w:author="冯栩迟" w:date="2025-10-15T13:50:00Z">
                  <w:rPr>
                    <w:ins w:id="139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397" w:author="冯栩迟" w:date="2025-10-15T13:49:00Z">
                <w:pPr>
                  <w:widowControl/>
                  <w:jc w:val="right"/>
                </w:pPr>
              </w:pPrChange>
            </w:pPr>
            <w:ins w:id="139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39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00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E97E5C9" w14:textId="77777777" w:rsidR="00CA42B7" w:rsidRPr="00CA42B7" w:rsidRDefault="00CA42B7">
            <w:pPr>
              <w:widowControl/>
              <w:jc w:val="center"/>
              <w:rPr>
                <w:ins w:id="1401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02" w:author="冯栩迟" w:date="2025-10-15T13:50:00Z">
                  <w:rPr>
                    <w:ins w:id="140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04" w:author="冯栩迟" w:date="2025-10-15T13:49:00Z">
                <w:pPr>
                  <w:widowControl/>
                  <w:jc w:val="right"/>
                </w:pPr>
              </w:pPrChange>
            </w:pPr>
            <w:ins w:id="1405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0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07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4572909" w14:textId="77777777" w:rsidR="00CA42B7" w:rsidRPr="00CA42B7" w:rsidRDefault="00CA42B7">
            <w:pPr>
              <w:widowControl/>
              <w:jc w:val="center"/>
              <w:rPr>
                <w:ins w:id="140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09" w:author="冯栩迟" w:date="2025-10-15T13:50:00Z">
                  <w:rPr>
                    <w:ins w:id="141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11" w:author="冯栩迟" w:date="2025-10-15T13:49:00Z">
                <w:pPr>
                  <w:widowControl/>
                  <w:jc w:val="right"/>
                </w:pPr>
              </w:pPrChange>
            </w:pPr>
            <w:ins w:id="141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1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</w:t>
              </w:r>
            </w:ins>
          </w:p>
        </w:tc>
      </w:tr>
      <w:tr w:rsidR="00CA42B7" w:rsidRPr="00CA42B7" w14:paraId="7B57F22A" w14:textId="77777777" w:rsidTr="00CA42B7">
        <w:tblPrEx>
          <w:tblPrExChange w:id="1414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415" w:author="冯栩迟" w:date="2025-10-15T13:47:00Z"/>
          <w:trPrChange w:id="1416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17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24949D0" w14:textId="77777777" w:rsidR="00CA42B7" w:rsidRPr="00CA42B7" w:rsidRDefault="00CA42B7">
            <w:pPr>
              <w:widowControl/>
              <w:jc w:val="center"/>
              <w:rPr>
                <w:ins w:id="141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419" w:author="冯栩迟" w:date="2025-10-15T13:50:00Z">
                  <w:rPr>
                    <w:ins w:id="142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21" w:author="冯栩迟" w:date="2025-10-15T13:49:00Z">
                <w:pPr>
                  <w:widowControl/>
                  <w:jc w:val="right"/>
                </w:pPr>
              </w:pPrChange>
            </w:pPr>
            <w:ins w:id="142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42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900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24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0A17AAB" w14:textId="77777777" w:rsidR="00CA42B7" w:rsidRPr="00CA42B7" w:rsidRDefault="00CA42B7">
            <w:pPr>
              <w:widowControl/>
              <w:jc w:val="center"/>
              <w:rPr>
                <w:ins w:id="1425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426" w:author="冯栩迟" w:date="2025-10-15T13:50:00Z">
                  <w:rPr>
                    <w:ins w:id="142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28" w:author="冯栩迟" w:date="2025-10-15T13:49:00Z">
                <w:pPr>
                  <w:widowControl/>
                  <w:jc w:val="right"/>
                </w:pPr>
              </w:pPrChange>
            </w:pPr>
            <w:ins w:id="142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43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5600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31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DEBBE3F" w14:textId="77777777" w:rsidR="00CA42B7" w:rsidRPr="00CA42B7" w:rsidRDefault="00CA42B7">
            <w:pPr>
              <w:widowControl/>
              <w:jc w:val="center"/>
              <w:rPr>
                <w:ins w:id="143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33" w:author="冯栩迟" w:date="2025-10-15T13:50:00Z">
                  <w:rPr>
                    <w:ins w:id="143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35" w:author="冯栩迟" w:date="2025-10-15T13:49:00Z">
                <w:pPr>
                  <w:widowControl/>
                  <w:jc w:val="right"/>
                </w:pPr>
              </w:pPrChange>
            </w:pPr>
            <w:ins w:id="143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3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12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38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7EE65B6" w14:textId="77777777" w:rsidR="00CA42B7" w:rsidRPr="00CA42B7" w:rsidRDefault="00CA42B7">
            <w:pPr>
              <w:widowControl/>
              <w:jc w:val="center"/>
              <w:rPr>
                <w:ins w:id="1439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40" w:author="冯栩迟" w:date="2025-10-15T13:50:00Z">
                  <w:rPr>
                    <w:ins w:id="144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42" w:author="冯栩迟" w:date="2025-10-15T13:49:00Z">
                <w:pPr>
                  <w:widowControl/>
                  <w:jc w:val="right"/>
                </w:pPr>
              </w:pPrChange>
            </w:pPr>
            <w:ins w:id="1443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4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9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45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FC09D1B" w14:textId="77777777" w:rsidR="00CA42B7" w:rsidRPr="00CA42B7" w:rsidRDefault="00CA42B7">
            <w:pPr>
              <w:widowControl/>
              <w:jc w:val="center"/>
              <w:rPr>
                <w:ins w:id="144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47" w:author="冯栩迟" w:date="2025-10-15T13:50:00Z">
                  <w:rPr>
                    <w:ins w:id="144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49" w:author="冯栩迟" w:date="2025-10-15T13:49:00Z">
                <w:pPr>
                  <w:widowControl/>
                  <w:jc w:val="right"/>
                </w:pPr>
              </w:pPrChange>
            </w:pPr>
            <w:ins w:id="145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5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</w:t>
              </w:r>
            </w:ins>
          </w:p>
        </w:tc>
      </w:tr>
      <w:tr w:rsidR="00CA42B7" w:rsidRPr="00CA42B7" w14:paraId="104AA54A" w14:textId="77777777" w:rsidTr="00CA42B7">
        <w:tblPrEx>
          <w:tblPrExChange w:id="1452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453" w:author="冯栩迟" w:date="2025-10-15T13:47:00Z"/>
          <w:trPrChange w:id="1454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55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7F241E5" w14:textId="77777777" w:rsidR="00CA42B7" w:rsidRPr="00CA42B7" w:rsidRDefault="00CA42B7">
            <w:pPr>
              <w:widowControl/>
              <w:jc w:val="center"/>
              <w:rPr>
                <w:ins w:id="1456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457" w:author="冯栩迟" w:date="2025-10-15T13:50:00Z">
                  <w:rPr>
                    <w:ins w:id="145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59" w:author="冯栩迟" w:date="2025-10-15T13:49:00Z">
                <w:pPr>
                  <w:widowControl/>
                  <w:jc w:val="right"/>
                </w:pPr>
              </w:pPrChange>
            </w:pPr>
            <w:ins w:id="1460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46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62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3D6EC26" w14:textId="77777777" w:rsidR="00CA42B7" w:rsidRPr="00CA42B7" w:rsidRDefault="00CA42B7">
            <w:pPr>
              <w:widowControl/>
              <w:jc w:val="center"/>
              <w:rPr>
                <w:ins w:id="1463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464" w:author="冯栩迟" w:date="2025-10-15T13:50:00Z">
                  <w:rPr>
                    <w:ins w:id="146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66" w:author="冯栩迟" w:date="2025-10-15T13:49:00Z">
                <w:pPr>
                  <w:widowControl/>
                  <w:jc w:val="right"/>
                </w:pPr>
              </w:pPrChange>
            </w:pPr>
            <w:ins w:id="1467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46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69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72E2E52" w14:textId="77777777" w:rsidR="00CA42B7" w:rsidRPr="00CA42B7" w:rsidRDefault="00CA42B7">
            <w:pPr>
              <w:widowControl/>
              <w:jc w:val="center"/>
              <w:rPr>
                <w:ins w:id="147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71" w:author="冯栩迟" w:date="2025-10-15T13:50:00Z">
                  <w:rPr>
                    <w:ins w:id="147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73" w:author="冯栩迟" w:date="2025-10-15T13:49:00Z">
                <w:pPr>
                  <w:widowControl/>
                  <w:jc w:val="right"/>
                </w:pPr>
              </w:pPrChange>
            </w:pPr>
            <w:ins w:id="147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7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12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76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1B3C254" w14:textId="77777777" w:rsidR="00CA42B7" w:rsidRPr="00CA42B7" w:rsidRDefault="00CA42B7">
            <w:pPr>
              <w:widowControl/>
              <w:jc w:val="center"/>
              <w:rPr>
                <w:ins w:id="1477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78" w:author="冯栩迟" w:date="2025-10-15T13:50:00Z">
                  <w:rPr>
                    <w:ins w:id="147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80" w:author="冯栩迟" w:date="2025-10-15T13:49:00Z">
                <w:pPr>
                  <w:widowControl/>
                  <w:jc w:val="right"/>
                </w:pPr>
              </w:pPrChange>
            </w:pPr>
            <w:ins w:id="1481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8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9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83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832CF62" w14:textId="77777777" w:rsidR="00CA42B7" w:rsidRPr="00CA42B7" w:rsidRDefault="00CA42B7">
            <w:pPr>
              <w:widowControl/>
              <w:jc w:val="center"/>
              <w:rPr>
                <w:ins w:id="148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485" w:author="冯栩迟" w:date="2025-10-15T13:50:00Z">
                  <w:rPr>
                    <w:ins w:id="148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87" w:author="冯栩迟" w:date="2025-10-15T13:49:00Z">
                <w:pPr>
                  <w:widowControl/>
                  <w:jc w:val="right"/>
                </w:pPr>
              </w:pPrChange>
            </w:pPr>
            <w:ins w:id="148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48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</w:t>
              </w:r>
            </w:ins>
          </w:p>
        </w:tc>
      </w:tr>
      <w:tr w:rsidR="00CA42B7" w:rsidRPr="00CA42B7" w14:paraId="4D2AB972" w14:textId="77777777" w:rsidTr="00CA42B7">
        <w:tblPrEx>
          <w:tblPrExChange w:id="1490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491" w:author="冯栩迟" w:date="2025-10-15T13:47:00Z"/>
          <w:trPrChange w:id="1492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493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AB3D4B0" w14:textId="77777777" w:rsidR="00CA42B7" w:rsidRPr="00CA42B7" w:rsidRDefault="00CA42B7">
            <w:pPr>
              <w:widowControl/>
              <w:jc w:val="center"/>
              <w:rPr>
                <w:ins w:id="1494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495" w:author="冯栩迟" w:date="2025-10-15T13:50:00Z">
                  <w:rPr>
                    <w:ins w:id="149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497" w:author="冯栩迟" w:date="2025-10-15T13:49:00Z">
                <w:pPr>
                  <w:widowControl/>
                  <w:jc w:val="right"/>
                </w:pPr>
              </w:pPrChange>
            </w:pPr>
            <w:ins w:id="1498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49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1100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00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FF31E61" w14:textId="77777777" w:rsidR="00CA42B7" w:rsidRPr="00CA42B7" w:rsidRDefault="00CA42B7">
            <w:pPr>
              <w:widowControl/>
              <w:jc w:val="center"/>
              <w:rPr>
                <w:ins w:id="1501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502" w:author="冯栩迟" w:date="2025-10-15T13:50:00Z">
                  <w:rPr>
                    <w:ins w:id="150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04" w:author="冯栩迟" w:date="2025-10-15T13:49:00Z">
                <w:pPr>
                  <w:widowControl/>
                  <w:jc w:val="right"/>
                </w:pPr>
              </w:pPrChange>
            </w:pPr>
            <w:ins w:id="1505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50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07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CE16327" w14:textId="77777777" w:rsidR="00CA42B7" w:rsidRPr="00CA42B7" w:rsidRDefault="00CA42B7">
            <w:pPr>
              <w:widowControl/>
              <w:jc w:val="center"/>
              <w:rPr>
                <w:ins w:id="150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09" w:author="冯栩迟" w:date="2025-10-15T13:50:00Z">
                  <w:rPr>
                    <w:ins w:id="151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11" w:author="冯栩迟" w:date="2025-10-15T13:49:00Z">
                <w:pPr>
                  <w:widowControl/>
                  <w:jc w:val="right"/>
                </w:pPr>
              </w:pPrChange>
            </w:pPr>
            <w:ins w:id="151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1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14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14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DA5A901" w14:textId="77777777" w:rsidR="00CA42B7" w:rsidRPr="00CA42B7" w:rsidRDefault="00CA42B7">
            <w:pPr>
              <w:widowControl/>
              <w:jc w:val="center"/>
              <w:rPr>
                <w:ins w:id="1515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16" w:author="冯栩迟" w:date="2025-10-15T13:50:00Z">
                  <w:rPr>
                    <w:ins w:id="151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18" w:author="冯栩迟" w:date="2025-10-15T13:49:00Z">
                <w:pPr>
                  <w:widowControl/>
                  <w:jc w:val="right"/>
                </w:pPr>
              </w:pPrChange>
            </w:pPr>
            <w:ins w:id="1519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2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11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21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7518366" w14:textId="77777777" w:rsidR="00CA42B7" w:rsidRPr="00CA42B7" w:rsidRDefault="00CA42B7">
            <w:pPr>
              <w:widowControl/>
              <w:jc w:val="center"/>
              <w:rPr>
                <w:ins w:id="152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23" w:author="冯栩迟" w:date="2025-10-15T13:50:00Z">
                  <w:rPr>
                    <w:ins w:id="152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25" w:author="冯栩迟" w:date="2025-10-15T13:49:00Z">
                <w:pPr>
                  <w:widowControl/>
                  <w:jc w:val="right"/>
                </w:pPr>
              </w:pPrChange>
            </w:pPr>
            <w:ins w:id="152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2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</w:t>
              </w:r>
            </w:ins>
          </w:p>
        </w:tc>
      </w:tr>
      <w:tr w:rsidR="00CA42B7" w:rsidRPr="00CA42B7" w14:paraId="1CD20EE3" w14:textId="77777777" w:rsidTr="00CA42B7">
        <w:tblPrEx>
          <w:tblPrExChange w:id="1528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529" w:author="冯栩迟" w:date="2025-10-15T13:47:00Z"/>
          <w:trPrChange w:id="1530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31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B1918A3" w14:textId="77777777" w:rsidR="00CA42B7" w:rsidRPr="00CA42B7" w:rsidRDefault="00CA42B7">
            <w:pPr>
              <w:widowControl/>
              <w:jc w:val="center"/>
              <w:rPr>
                <w:ins w:id="1532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533" w:author="冯栩迟" w:date="2025-10-15T13:50:00Z">
                  <w:rPr>
                    <w:ins w:id="153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35" w:author="冯栩迟" w:date="2025-10-15T13:49:00Z">
                <w:pPr>
                  <w:widowControl/>
                  <w:jc w:val="right"/>
                </w:pPr>
              </w:pPrChange>
            </w:pPr>
            <w:ins w:id="1536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53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1200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38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CD31756" w14:textId="77777777" w:rsidR="00CA42B7" w:rsidRPr="00CA42B7" w:rsidRDefault="00CA42B7">
            <w:pPr>
              <w:widowControl/>
              <w:jc w:val="center"/>
              <w:rPr>
                <w:ins w:id="1539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540" w:author="冯栩迟" w:date="2025-10-15T13:50:00Z">
                  <w:rPr>
                    <w:ins w:id="154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42" w:author="冯栩迟" w:date="2025-10-15T13:49:00Z">
                <w:pPr>
                  <w:widowControl/>
                  <w:jc w:val="right"/>
                </w:pPr>
              </w:pPrChange>
            </w:pPr>
            <w:ins w:id="1543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54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12000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45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932E3EF" w14:textId="77777777" w:rsidR="00CA42B7" w:rsidRPr="00CA42B7" w:rsidRDefault="00CA42B7">
            <w:pPr>
              <w:widowControl/>
              <w:jc w:val="center"/>
              <w:rPr>
                <w:ins w:id="154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47" w:author="冯栩迟" w:date="2025-10-15T13:50:00Z">
                  <w:rPr>
                    <w:ins w:id="154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49" w:author="冯栩迟" w:date="2025-10-15T13:49:00Z">
                <w:pPr>
                  <w:widowControl/>
                  <w:jc w:val="right"/>
                </w:pPr>
              </w:pPrChange>
            </w:pPr>
            <w:ins w:id="155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5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14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52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05F0950" w14:textId="77777777" w:rsidR="00CA42B7" w:rsidRPr="00CA42B7" w:rsidRDefault="00CA42B7">
            <w:pPr>
              <w:widowControl/>
              <w:jc w:val="center"/>
              <w:rPr>
                <w:ins w:id="1553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54" w:author="冯栩迟" w:date="2025-10-15T13:50:00Z">
                  <w:rPr>
                    <w:ins w:id="155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56" w:author="冯栩迟" w:date="2025-10-15T13:49:00Z">
                <w:pPr>
                  <w:widowControl/>
                  <w:jc w:val="right"/>
                </w:pPr>
              </w:pPrChange>
            </w:pPr>
            <w:ins w:id="1557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5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11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59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8F51275" w14:textId="77777777" w:rsidR="00CA42B7" w:rsidRPr="00CA42B7" w:rsidRDefault="00CA42B7">
            <w:pPr>
              <w:widowControl/>
              <w:jc w:val="center"/>
              <w:rPr>
                <w:ins w:id="156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61" w:author="冯栩迟" w:date="2025-10-15T13:50:00Z">
                  <w:rPr>
                    <w:ins w:id="156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63" w:author="冯栩迟" w:date="2025-10-15T13:49:00Z">
                <w:pPr>
                  <w:widowControl/>
                  <w:jc w:val="right"/>
                </w:pPr>
              </w:pPrChange>
            </w:pPr>
            <w:ins w:id="156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6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40</w:t>
              </w:r>
            </w:ins>
          </w:p>
        </w:tc>
      </w:tr>
      <w:tr w:rsidR="00CA42B7" w:rsidRPr="00CA42B7" w14:paraId="1A70A40C" w14:textId="77777777" w:rsidTr="00CA42B7">
        <w:tblPrEx>
          <w:tblPrExChange w:id="1566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567" w:author="冯栩迟" w:date="2025-10-15T13:47:00Z"/>
          <w:trPrChange w:id="1568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69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191E206" w14:textId="77777777" w:rsidR="00CA42B7" w:rsidRPr="00CA42B7" w:rsidRDefault="00CA42B7">
            <w:pPr>
              <w:widowControl/>
              <w:jc w:val="center"/>
              <w:rPr>
                <w:ins w:id="1570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571" w:author="冯栩迟" w:date="2025-10-15T13:50:00Z">
                  <w:rPr>
                    <w:ins w:id="157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73" w:author="冯栩迟" w:date="2025-10-15T13:49:00Z">
                <w:pPr>
                  <w:widowControl/>
                  <w:jc w:val="right"/>
                </w:pPr>
              </w:pPrChange>
            </w:pPr>
            <w:ins w:id="1574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57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1300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76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498C591" w14:textId="77777777" w:rsidR="00CA42B7" w:rsidRPr="00CA42B7" w:rsidRDefault="00CA42B7">
            <w:pPr>
              <w:widowControl/>
              <w:jc w:val="center"/>
              <w:rPr>
                <w:ins w:id="157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578" w:author="冯栩迟" w:date="2025-10-15T13:50:00Z">
                  <w:rPr>
                    <w:ins w:id="157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80" w:author="冯栩迟" w:date="2025-10-15T13:49:00Z">
                <w:pPr>
                  <w:widowControl/>
                  <w:jc w:val="right"/>
                </w:pPr>
              </w:pPrChange>
            </w:pPr>
            <w:ins w:id="1581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58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15500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83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3E006CB" w14:textId="77777777" w:rsidR="00CA42B7" w:rsidRPr="00CA42B7" w:rsidRDefault="00CA42B7">
            <w:pPr>
              <w:widowControl/>
              <w:jc w:val="center"/>
              <w:rPr>
                <w:ins w:id="158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85" w:author="冯栩迟" w:date="2025-10-15T13:50:00Z">
                  <w:rPr>
                    <w:ins w:id="158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87" w:author="冯栩迟" w:date="2025-10-15T13:49:00Z">
                <w:pPr>
                  <w:widowControl/>
                  <w:jc w:val="right"/>
                </w:pPr>
              </w:pPrChange>
            </w:pPr>
            <w:ins w:id="158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8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16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90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4717FA7" w14:textId="77777777" w:rsidR="00CA42B7" w:rsidRPr="00CA42B7" w:rsidRDefault="00CA42B7">
            <w:pPr>
              <w:widowControl/>
              <w:jc w:val="center"/>
              <w:rPr>
                <w:ins w:id="1591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92" w:author="冯栩迟" w:date="2025-10-15T13:50:00Z">
                  <w:rPr>
                    <w:ins w:id="159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594" w:author="冯栩迟" w:date="2025-10-15T13:49:00Z">
                <w:pPr>
                  <w:widowControl/>
                  <w:jc w:val="right"/>
                </w:pPr>
              </w:pPrChange>
            </w:pPr>
            <w:ins w:id="1595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59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13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597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13ADE59" w14:textId="77777777" w:rsidR="00CA42B7" w:rsidRPr="00CA42B7" w:rsidRDefault="00CA42B7">
            <w:pPr>
              <w:widowControl/>
              <w:jc w:val="center"/>
              <w:rPr>
                <w:ins w:id="159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599" w:author="冯栩迟" w:date="2025-10-15T13:50:00Z">
                  <w:rPr>
                    <w:ins w:id="160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01" w:author="冯栩迟" w:date="2025-10-15T13:49:00Z">
                <w:pPr>
                  <w:widowControl/>
                  <w:jc w:val="right"/>
                </w:pPr>
              </w:pPrChange>
            </w:pPr>
            <w:ins w:id="160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0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50</w:t>
              </w:r>
            </w:ins>
          </w:p>
        </w:tc>
      </w:tr>
      <w:tr w:rsidR="00CA42B7" w:rsidRPr="00CA42B7" w14:paraId="1E834AF4" w14:textId="77777777" w:rsidTr="00CA42B7">
        <w:tblPrEx>
          <w:tblPrExChange w:id="1604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605" w:author="冯栩迟" w:date="2025-10-15T13:47:00Z"/>
          <w:trPrChange w:id="1606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07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E521E2C" w14:textId="77777777" w:rsidR="00CA42B7" w:rsidRPr="00CA42B7" w:rsidRDefault="00CA42B7">
            <w:pPr>
              <w:widowControl/>
              <w:jc w:val="center"/>
              <w:rPr>
                <w:ins w:id="160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609" w:author="冯栩迟" w:date="2025-10-15T13:50:00Z">
                  <w:rPr>
                    <w:ins w:id="161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11" w:author="冯栩迟" w:date="2025-10-15T13:49:00Z">
                <w:pPr>
                  <w:widowControl/>
                  <w:jc w:val="right"/>
                </w:pPr>
              </w:pPrChange>
            </w:pPr>
            <w:ins w:id="161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61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1400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14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F5C7891" w14:textId="77777777" w:rsidR="00CA42B7" w:rsidRPr="00CA42B7" w:rsidRDefault="00CA42B7">
            <w:pPr>
              <w:widowControl/>
              <w:jc w:val="center"/>
              <w:rPr>
                <w:ins w:id="1615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616" w:author="冯栩迟" w:date="2025-10-15T13:50:00Z">
                  <w:rPr>
                    <w:ins w:id="161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18" w:author="冯栩迟" w:date="2025-10-15T13:49:00Z">
                <w:pPr>
                  <w:widowControl/>
                  <w:jc w:val="right"/>
                </w:pPr>
              </w:pPrChange>
            </w:pPr>
            <w:ins w:id="161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62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21000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21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98A32CE" w14:textId="77777777" w:rsidR="00CA42B7" w:rsidRPr="00CA42B7" w:rsidRDefault="00CA42B7">
            <w:pPr>
              <w:widowControl/>
              <w:jc w:val="center"/>
              <w:rPr>
                <w:ins w:id="162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23" w:author="冯栩迟" w:date="2025-10-15T13:50:00Z">
                  <w:rPr>
                    <w:ins w:id="162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25" w:author="冯栩迟" w:date="2025-10-15T13:49:00Z">
                <w:pPr>
                  <w:widowControl/>
                  <w:jc w:val="right"/>
                </w:pPr>
              </w:pPrChange>
            </w:pPr>
            <w:ins w:id="162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2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16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28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5CC0AC3" w14:textId="77777777" w:rsidR="00CA42B7" w:rsidRPr="00CA42B7" w:rsidRDefault="00CA42B7">
            <w:pPr>
              <w:widowControl/>
              <w:jc w:val="center"/>
              <w:rPr>
                <w:ins w:id="1629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30" w:author="冯栩迟" w:date="2025-10-15T13:50:00Z">
                  <w:rPr>
                    <w:ins w:id="163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32" w:author="冯栩迟" w:date="2025-10-15T13:49:00Z">
                <w:pPr>
                  <w:widowControl/>
                  <w:jc w:val="right"/>
                </w:pPr>
              </w:pPrChange>
            </w:pPr>
            <w:ins w:id="1633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3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13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35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FC5B37B" w14:textId="77777777" w:rsidR="00CA42B7" w:rsidRPr="00CA42B7" w:rsidRDefault="00CA42B7">
            <w:pPr>
              <w:widowControl/>
              <w:jc w:val="center"/>
              <w:rPr>
                <w:ins w:id="163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37" w:author="冯栩迟" w:date="2025-10-15T13:50:00Z">
                  <w:rPr>
                    <w:ins w:id="163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39" w:author="冯栩迟" w:date="2025-10-15T13:49:00Z">
                <w:pPr>
                  <w:widowControl/>
                  <w:jc w:val="right"/>
                </w:pPr>
              </w:pPrChange>
            </w:pPr>
            <w:ins w:id="164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4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50</w:t>
              </w:r>
            </w:ins>
          </w:p>
        </w:tc>
      </w:tr>
      <w:tr w:rsidR="00CA42B7" w:rsidRPr="00CA42B7" w14:paraId="1BEEE2EA" w14:textId="77777777" w:rsidTr="00CA42B7">
        <w:tblPrEx>
          <w:tblPrExChange w:id="1642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643" w:author="冯栩迟" w:date="2025-10-15T13:47:00Z"/>
          <w:trPrChange w:id="1644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45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DDF413E" w14:textId="77777777" w:rsidR="00CA42B7" w:rsidRPr="00CA42B7" w:rsidRDefault="00CA42B7">
            <w:pPr>
              <w:widowControl/>
              <w:jc w:val="center"/>
              <w:rPr>
                <w:ins w:id="1646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647" w:author="冯栩迟" w:date="2025-10-15T13:50:00Z">
                  <w:rPr>
                    <w:ins w:id="164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49" w:author="冯栩迟" w:date="2025-10-15T13:49:00Z">
                <w:pPr>
                  <w:widowControl/>
                  <w:jc w:val="right"/>
                </w:pPr>
              </w:pPrChange>
            </w:pPr>
            <w:ins w:id="1650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65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1500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52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8D6AFC1" w14:textId="77777777" w:rsidR="00CA42B7" w:rsidRPr="00CA42B7" w:rsidRDefault="00CA42B7">
            <w:pPr>
              <w:widowControl/>
              <w:jc w:val="center"/>
              <w:rPr>
                <w:ins w:id="1653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654" w:author="冯栩迟" w:date="2025-10-15T13:50:00Z">
                  <w:rPr>
                    <w:ins w:id="165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56" w:author="冯栩迟" w:date="2025-10-15T13:49:00Z">
                <w:pPr>
                  <w:widowControl/>
                  <w:jc w:val="right"/>
                </w:pPr>
              </w:pPrChange>
            </w:pPr>
            <w:ins w:id="1657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65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22500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59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F215CDA" w14:textId="77777777" w:rsidR="00CA42B7" w:rsidRPr="00CA42B7" w:rsidRDefault="00CA42B7">
            <w:pPr>
              <w:widowControl/>
              <w:jc w:val="center"/>
              <w:rPr>
                <w:ins w:id="166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61" w:author="冯栩迟" w:date="2025-10-15T13:50:00Z">
                  <w:rPr>
                    <w:ins w:id="166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63" w:author="冯栩迟" w:date="2025-10-15T13:49:00Z">
                <w:pPr>
                  <w:widowControl/>
                  <w:jc w:val="right"/>
                </w:pPr>
              </w:pPrChange>
            </w:pPr>
            <w:ins w:id="166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6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18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66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DF3D397" w14:textId="77777777" w:rsidR="00CA42B7" w:rsidRPr="00CA42B7" w:rsidRDefault="00CA42B7">
            <w:pPr>
              <w:widowControl/>
              <w:jc w:val="center"/>
              <w:rPr>
                <w:ins w:id="1667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68" w:author="冯栩迟" w:date="2025-10-15T13:50:00Z">
                  <w:rPr>
                    <w:ins w:id="166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70" w:author="冯栩迟" w:date="2025-10-15T13:49:00Z">
                <w:pPr>
                  <w:widowControl/>
                  <w:jc w:val="right"/>
                </w:pPr>
              </w:pPrChange>
            </w:pPr>
            <w:ins w:id="1671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7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15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73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E090AC4" w14:textId="77777777" w:rsidR="00CA42B7" w:rsidRPr="00CA42B7" w:rsidRDefault="00CA42B7">
            <w:pPr>
              <w:widowControl/>
              <w:jc w:val="center"/>
              <w:rPr>
                <w:ins w:id="167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75" w:author="冯栩迟" w:date="2025-10-15T13:50:00Z">
                  <w:rPr>
                    <w:ins w:id="167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77" w:author="冯栩迟" w:date="2025-10-15T13:49:00Z">
                <w:pPr>
                  <w:widowControl/>
                  <w:jc w:val="right"/>
                </w:pPr>
              </w:pPrChange>
            </w:pPr>
            <w:ins w:id="167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67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50</w:t>
              </w:r>
            </w:ins>
          </w:p>
        </w:tc>
      </w:tr>
      <w:tr w:rsidR="00CA42B7" w:rsidRPr="00CA42B7" w14:paraId="729F966D" w14:textId="77777777" w:rsidTr="00CA42B7">
        <w:tblPrEx>
          <w:tblPrExChange w:id="1680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681" w:author="冯栩迟" w:date="2025-10-15T13:47:00Z"/>
          <w:trPrChange w:id="1682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83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683D917" w14:textId="77777777" w:rsidR="00CA42B7" w:rsidRPr="00CA42B7" w:rsidRDefault="00CA42B7">
            <w:pPr>
              <w:widowControl/>
              <w:jc w:val="center"/>
              <w:rPr>
                <w:ins w:id="1684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685" w:author="冯栩迟" w:date="2025-10-15T13:50:00Z">
                  <w:rPr>
                    <w:ins w:id="168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87" w:author="冯栩迟" w:date="2025-10-15T13:49:00Z">
                <w:pPr>
                  <w:widowControl/>
                  <w:jc w:val="right"/>
                </w:pPr>
              </w:pPrChange>
            </w:pPr>
            <w:ins w:id="1688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68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1600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90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B2C1607" w14:textId="77777777" w:rsidR="00CA42B7" w:rsidRPr="00CA42B7" w:rsidRDefault="00CA42B7">
            <w:pPr>
              <w:widowControl/>
              <w:jc w:val="center"/>
              <w:rPr>
                <w:ins w:id="1691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692" w:author="冯栩迟" w:date="2025-10-15T13:50:00Z">
                  <w:rPr>
                    <w:ins w:id="169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694" w:author="冯栩迟" w:date="2025-10-15T13:49:00Z">
                <w:pPr>
                  <w:widowControl/>
                  <w:jc w:val="right"/>
                </w:pPr>
              </w:pPrChange>
            </w:pPr>
            <w:ins w:id="1695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69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23000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697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556001A" w14:textId="77777777" w:rsidR="00CA42B7" w:rsidRPr="00CA42B7" w:rsidRDefault="00CA42B7">
            <w:pPr>
              <w:widowControl/>
              <w:jc w:val="center"/>
              <w:rPr>
                <w:ins w:id="169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699" w:author="冯栩迟" w:date="2025-10-15T13:50:00Z">
                  <w:rPr>
                    <w:ins w:id="170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01" w:author="冯栩迟" w:date="2025-10-15T13:49:00Z">
                <w:pPr>
                  <w:widowControl/>
                  <w:jc w:val="right"/>
                </w:pPr>
              </w:pPrChange>
            </w:pPr>
            <w:ins w:id="170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0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18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04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F4EE580" w14:textId="77777777" w:rsidR="00CA42B7" w:rsidRPr="00CA42B7" w:rsidRDefault="00CA42B7">
            <w:pPr>
              <w:widowControl/>
              <w:jc w:val="center"/>
              <w:rPr>
                <w:ins w:id="1705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06" w:author="冯栩迟" w:date="2025-10-15T13:50:00Z">
                  <w:rPr>
                    <w:ins w:id="170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08" w:author="冯栩迟" w:date="2025-10-15T13:49:00Z">
                <w:pPr>
                  <w:widowControl/>
                  <w:jc w:val="right"/>
                </w:pPr>
              </w:pPrChange>
            </w:pPr>
            <w:ins w:id="1709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1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15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11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0C7233D" w14:textId="77777777" w:rsidR="00CA42B7" w:rsidRPr="00CA42B7" w:rsidRDefault="00CA42B7">
            <w:pPr>
              <w:widowControl/>
              <w:jc w:val="center"/>
              <w:rPr>
                <w:ins w:id="171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13" w:author="冯栩迟" w:date="2025-10-15T13:50:00Z">
                  <w:rPr>
                    <w:ins w:id="171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15" w:author="冯栩迟" w:date="2025-10-15T13:49:00Z">
                <w:pPr>
                  <w:widowControl/>
                  <w:jc w:val="right"/>
                </w:pPr>
              </w:pPrChange>
            </w:pPr>
            <w:ins w:id="171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1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75</w:t>
              </w:r>
            </w:ins>
          </w:p>
        </w:tc>
      </w:tr>
      <w:tr w:rsidR="00CA42B7" w:rsidRPr="00CA42B7" w14:paraId="00775542" w14:textId="77777777" w:rsidTr="00CA42B7">
        <w:tblPrEx>
          <w:tblPrExChange w:id="1718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719" w:author="冯栩迟" w:date="2025-10-15T13:47:00Z"/>
          <w:trPrChange w:id="1720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21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F5AC76F" w14:textId="77777777" w:rsidR="00CA42B7" w:rsidRPr="00CA42B7" w:rsidRDefault="00CA42B7">
            <w:pPr>
              <w:widowControl/>
              <w:jc w:val="center"/>
              <w:rPr>
                <w:ins w:id="1722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723" w:author="冯栩迟" w:date="2025-10-15T13:50:00Z">
                  <w:rPr>
                    <w:ins w:id="172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25" w:author="冯栩迟" w:date="2025-10-15T13:49:00Z">
                <w:pPr>
                  <w:widowControl/>
                  <w:jc w:val="right"/>
                </w:pPr>
              </w:pPrChange>
            </w:pPr>
            <w:ins w:id="1726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72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1700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28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8A1F207" w14:textId="77777777" w:rsidR="00CA42B7" w:rsidRPr="00CA42B7" w:rsidRDefault="00CA42B7">
            <w:pPr>
              <w:widowControl/>
              <w:jc w:val="center"/>
              <w:rPr>
                <w:ins w:id="1729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730" w:author="冯栩迟" w:date="2025-10-15T13:50:00Z">
                  <w:rPr>
                    <w:ins w:id="173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32" w:author="冯栩迟" w:date="2025-10-15T13:49:00Z">
                <w:pPr>
                  <w:widowControl/>
                  <w:jc w:val="right"/>
                </w:pPr>
              </w:pPrChange>
            </w:pPr>
            <w:ins w:id="1733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73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25500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35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7CE9E08" w14:textId="77777777" w:rsidR="00CA42B7" w:rsidRPr="00CA42B7" w:rsidRDefault="00CA42B7">
            <w:pPr>
              <w:widowControl/>
              <w:jc w:val="center"/>
              <w:rPr>
                <w:ins w:id="173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37" w:author="冯栩迟" w:date="2025-10-15T13:50:00Z">
                  <w:rPr>
                    <w:ins w:id="173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39" w:author="冯栩迟" w:date="2025-10-15T13:49:00Z">
                <w:pPr>
                  <w:widowControl/>
                  <w:jc w:val="right"/>
                </w:pPr>
              </w:pPrChange>
            </w:pPr>
            <w:ins w:id="174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4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42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C91682E" w14:textId="77777777" w:rsidR="00CA42B7" w:rsidRPr="00CA42B7" w:rsidRDefault="00CA42B7">
            <w:pPr>
              <w:widowControl/>
              <w:jc w:val="center"/>
              <w:rPr>
                <w:ins w:id="1743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44" w:author="冯栩迟" w:date="2025-10-15T13:50:00Z">
                  <w:rPr>
                    <w:ins w:id="174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46" w:author="冯栩迟" w:date="2025-10-15T13:49:00Z">
                <w:pPr>
                  <w:widowControl/>
                  <w:jc w:val="right"/>
                </w:pPr>
              </w:pPrChange>
            </w:pPr>
            <w:ins w:id="1747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4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17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49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1568D4B" w14:textId="77777777" w:rsidR="00CA42B7" w:rsidRPr="00CA42B7" w:rsidRDefault="00CA42B7">
            <w:pPr>
              <w:widowControl/>
              <w:jc w:val="center"/>
              <w:rPr>
                <w:ins w:id="175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51" w:author="冯栩迟" w:date="2025-10-15T13:50:00Z">
                  <w:rPr>
                    <w:ins w:id="175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53" w:author="冯栩迟" w:date="2025-10-15T13:49:00Z">
                <w:pPr>
                  <w:widowControl/>
                  <w:jc w:val="right"/>
                </w:pPr>
              </w:pPrChange>
            </w:pPr>
            <w:ins w:id="175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5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75</w:t>
              </w:r>
            </w:ins>
          </w:p>
        </w:tc>
      </w:tr>
      <w:tr w:rsidR="00CA42B7" w:rsidRPr="00CA42B7" w14:paraId="747F8417" w14:textId="77777777" w:rsidTr="00CA42B7">
        <w:tblPrEx>
          <w:tblPrExChange w:id="1756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757" w:author="冯栩迟" w:date="2025-10-15T13:47:00Z"/>
          <w:trPrChange w:id="1758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59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D0E84BD" w14:textId="77777777" w:rsidR="00CA42B7" w:rsidRPr="00CA42B7" w:rsidRDefault="00CA42B7">
            <w:pPr>
              <w:widowControl/>
              <w:jc w:val="center"/>
              <w:rPr>
                <w:ins w:id="1760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761" w:author="冯栩迟" w:date="2025-10-15T13:50:00Z">
                  <w:rPr>
                    <w:ins w:id="176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63" w:author="冯栩迟" w:date="2025-10-15T13:49:00Z">
                <w:pPr>
                  <w:widowControl/>
                  <w:jc w:val="right"/>
                </w:pPr>
              </w:pPrChange>
            </w:pPr>
            <w:ins w:id="1764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76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1800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66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107369B" w14:textId="77777777" w:rsidR="00CA42B7" w:rsidRPr="00CA42B7" w:rsidRDefault="00CA42B7">
            <w:pPr>
              <w:widowControl/>
              <w:jc w:val="center"/>
              <w:rPr>
                <w:ins w:id="176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768" w:author="冯栩迟" w:date="2025-10-15T13:50:00Z">
                  <w:rPr>
                    <w:ins w:id="176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70" w:author="冯栩迟" w:date="2025-10-15T13:49:00Z">
                <w:pPr>
                  <w:widowControl/>
                  <w:jc w:val="right"/>
                </w:pPr>
              </w:pPrChange>
            </w:pPr>
            <w:ins w:id="1771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77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28000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73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CC6A58E" w14:textId="77777777" w:rsidR="00CA42B7" w:rsidRPr="00CA42B7" w:rsidRDefault="00CA42B7">
            <w:pPr>
              <w:widowControl/>
              <w:jc w:val="center"/>
              <w:rPr>
                <w:ins w:id="177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75" w:author="冯栩迟" w:date="2025-10-15T13:50:00Z">
                  <w:rPr>
                    <w:ins w:id="177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77" w:author="冯栩迟" w:date="2025-10-15T13:49:00Z">
                <w:pPr>
                  <w:widowControl/>
                  <w:jc w:val="right"/>
                </w:pPr>
              </w:pPrChange>
            </w:pPr>
            <w:ins w:id="177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7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80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BCA4333" w14:textId="77777777" w:rsidR="00CA42B7" w:rsidRPr="00CA42B7" w:rsidRDefault="00CA42B7">
            <w:pPr>
              <w:widowControl/>
              <w:jc w:val="center"/>
              <w:rPr>
                <w:ins w:id="1781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82" w:author="冯栩迟" w:date="2025-10-15T13:50:00Z">
                  <w:rPr>
                    <w:ins w:id="178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84" w:author="冯栩迟" w:date="2025-10-15T13:49:00Z">
                <w:pPr>
                  <w:widowControl/>
                  <w:jc w:val="right"/>
                </w:pPr>
              </w:pPrChange>
            </w:pPr>
            <w:ins w:id="1785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8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17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87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980FD3A" w14:textId="77777777" w:rsidR="00CA42B7" w:rsidRPr="00CA42B7" w:rsidRDefault="00CA42B7">
            <w:pPr>
              <w:widowControl/>
              <w:jc w:val="center"/>
              <w:rPr>
                <w:ins w:id="178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789" w:author="冯栩迟" w:date="2025-10-15T13:50:00Z">
                  <w:rPr>
                    <w:ins w:id="179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791" w:author="冯栩迟" w:date="2025-10-15T13:49:00Z">
                <w:pPr>
                  <w:widowControl/>
                  <w:jc w:val="right"/>
                </w:pPr>
              </w:pPrChange>
            </w:pPr>
            <w:ins w:id="179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79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75</w:t>
              </w:r>
            </w:ins>
          </w:p>
        </w:tc>
      </w:tr>
      <w:tr w:rsidR="00CA42B7" w:rsidRPr="00CA42B7" w14:paraId="41D32DC1" w14:textId="77777777" w:rsidTr="00CA42B7">
        <w:tblPrEx>
          <w:tblPrExChange w:id="1794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795" w:author="冯栩迟" w:date="2025-10-15T13:47:00Z"/>
          <w:trPrChange w:id="1796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797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AFB6761" w14:textId="77777777" w:rsidR="00CA42B7" w:rsidRPr="00CA42B7" w:rsidRDefault="00CA42B7">
            <w:pPr>
              <w:widowControl/>
              <w:jc w:val="center"/>
              <w:rPr>
                <w:ins w:id="179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799" w:author="冯栩迟" w:date="2025-10-15T13:50:00Z">
                  <w:rPr>
                    <w:ins w:id="180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01" w:author="冯栩迟" w:date="2025-10-15T13:49:00Z">
                <w:pPr>
                  <w:widowControl/>
                  <w:jc w:val="right"/>
                </w:pPr>
              </w:pPrChange>
            </w:pPr>
            <w:ins w:id="180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80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1900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04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9B9EC58" w14:textId="77777777" w:rsidR="00CA42B7" w:rsidRPr="00CA42B7" w:rsidRDefault="00CA42B7">
            <w:pPr>
              <w:widowControl/>
              <w:jc w:val="center"/>
              <w:rPr>
                <w:ins w:id="1805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806" w:author="冯栩迟" w:date="2025-10-15T13:50:00Z">
                  <w:rPr>
                    <w:ins w:id="180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08" w:author="冯栩迟" w:date="2025-10-15T13:49:00Z">
                <w:pPr>
                  <w:widowControl/>
                  <w:jc w:val="right"/>
                </w:pPr>
              </w:pPrChange>
            </w:pPr>
            <w:ins w:id="180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81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32500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11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CACF2B0" w14:textId="77777777" w:rsidR="00CA42B7" w:rsidRPr="00CA42B7" w:rsidRDefault="00CA42B7">
            <w:pPr>
              <w:widowControl/>
              <w:jc w:val="center"/>
              <w:rPr>
                <w:ins w:id="181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13" w:author="冯栩迟" w:date="2025-10-15T13:50:00Z">
                  <w:rPr>
                    <w:ins w:id="181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15" w:author="冯栩迟" w:date="2025-10-15T13:49:00Z">
                <w:pPr>
                  <w:widowControl/>
                  <w:jc w:val="right"/>
                </w:pPr>
              </w:pPrChange>
            </w:pPr>
            <w:ins w:id="181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1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22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18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1E73A8E" w14:textId="77777777" w:rsidR="00CA42B7" w:rsidRPr="00CA42B7" w:rsidRDefault="00CA42B7">
            <w:pPr>
              <w:widowControl/>
              <w:jc w:val="center"/>
              <w:rPr>
                <w:ins w:id="1819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20" w:author="冯栩迟" w:date="2025-10-15T13:50:00Z">
                  <w:rPr>
                    <w:ins w:id="182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22" w:author="冯栩迟" w:date="2025-10-15T13:49:00Z">
                <w:pPr>
                  <w:widowControl/>
                  <w:jc w:val="right"/>
                </w:pPr>
              </w:pPrChange>
            </w:pPr>
            <w:ins w:id="1823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2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19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25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EBE33B9" w14:textId="77777777" w:rsidR="00CA42B7" w:rsidRPr="00CA42B7" w:rsidRDefault="00CA42B7">
            <w:pPr>
              <w:widowControl/>
              <w:jc w:val="center"/>
              <w:rPr>
                <w:ins w:id="182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27" w:author="冯栩迟" w:date="2025-10-15T13:50:00Z">
                  <w:rPr>
                    <w:ins w:id="182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29" w:author="冯栩迟" w:date="2025-10-15T13:49:00Z">
                <w:pPr>
                  <w:widowControl/>
                  <w:jc w:val="right"/>
                </w:pPr>
              </w:pPrChange>
            </w:pPr>
            <w:ins w:id="183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3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75</w:t>
              </w:r>
            </w:ins>
          </w:p>
        </w:tc>
      </w:tr>
      <w:tr w:rsidR="00CA42B7" w:rsidRPr="00CA42B7" w14:paraId="292D7BC8" w14:textId="77777777" w:rsidTr="00CA42B7">
        <w:tblPrEx>
          <w:tblPrExChange w:id="1832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833" w:author="冯栩迟" w:date="2025-10-15T13:47:00Z"/>
          <w:trPrChange w:id="1834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35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D8F0E04" w14:textId="77777777" w:rsidR="00CA42B7" w:rsidRPr="00CA42B7" w:rsidRDefault="00CA42B7">
            <w:pPr>
              <w:widowControl/>
              <w:jc w:val="center"/>
              <w:rPr>
                <w:ins w:id="1836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837" w:author="冯栩迟" w:date="2025-10-15T13:50:00Z">
                  <w:rPr>
                    <w:ins w:id="183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39" w:author="冯栩迟" w:date="2025-10-15T13:49:00Z">
                <w:pPr>
                  <w:widowControl/>
                  <w:jc w:val="right"/>
                </w:pPr>
              </w:pPrChange>
            </w:pPr>
            <w:ins w:id="1840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84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2000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42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419A58A" w14:textId="77777777" w:rsidR="00CA42B7" w:rsidRPr="00CA42B7" w:rsidRDefault="00CA42B7">
            <w:pPr>
              <w:widowControl/>
              <w:jc w:val="center"/>
              <w:rPr>
                <w:ins w:id="1843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844" w:author="冯栩迟" w:date="2025-10-15T13:50:00Z">
                  <w:rPr>
                    <w:ins w:id="184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46" w:author="冯栩迟" w:date="2025-10-15T13:49:00Z">
                <w:pPr>
                  <w:widowControl/>
                  <w:jc w:val="right"/>
                </w:pPr>
              </w:pPrChange>
            </w:pPr>
            <w:ins w:id="1847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84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36500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49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6F08329" w14:textId="77777777" w:rsidR="00CA42B7" w:rsidRPr="00CA42B7" w:rsidRDefault="00CA42B7">
            <w:pPr>
              <w:widowControl/>
              <w:jc w:val="center"/>
              <w:rPr>
                <w:ins w:id="185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51" w:author="冯栩迟" w:date="2025-10-15T13:50:00Z">
                  <w:rPr>
                    <w:ins w:id="185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53" w:author="冯栩迟" w:date="2025-10-15T13:49:00Z">
                <w:pPr>
                  <w:widowControl/>
                  <w:jc w:val="right"/>
                </w:pPr>
              </w:pPrChange>
            </w:pPr>
            <w:ins w:id="185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5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22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56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3E4A88B" w14:textId="77777777" w:rsidR="00CA42B7" w:rsidRPr="00CA42B7" w:rsidRDefault="00CA42B7">
            <w:pPr>
              <w:widowControl/>
              <w:jc w:val="center"/>
              <w:rPr>
                <w:ins w:id="1857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58" w:author="冯栩迟" w:date="2025-10-15T13:50:00Z">
                  <w:rPr>
                    <w:ins w:id="185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60" w:author="冯栩迟" w:date="2025-10-15T13:49:00Z">
                <w:pPr>
                  <w:widowControl/>
                  <w:jc w:val="right"/>
                </w:pPr>
              </w:pPrChange>
            </w:pPr>
            <w:ins w:id="1861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6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19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63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6229EA8" w14:textId="77777777" w:rsidR="00CA42B7" w:rsidRPr="00CA42B7" w:rsidRDefault="00CA42B7">
            <w:pPr>
              <w:widowControl/>
              <w:jc w:val="center"/>
              <w:rPr>
                <w:ins w:id="186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65" w:author="冯栩迟" w:date="2025-10-15T13:50:00Z">
                  <w:rPr>
                    <w:ins w:id="186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67" w:author="冯栩迟" w:date="2025-10-15T13:49:00Z">
                <w:pPr>
                  <w:widowControl/>
                  <w:jc w:val="right"/>
                </w:pPr>
              </w:pPrChange>
            </w:pPr>
            <w:ins w:id="186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6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</w:t>
              </w:r>
            </w:ins>
          </w:p>
        </w:tc>
      </w:tr>
      <w:tr w:rsidR="00CA42B7" w:rsidRPr="00CA42B7" w14:paraId="1EF336DF" w14:textId="77777777" w:rsidTr="00CA42B7">
        <w:tblPrEx>
          <w:tblPrExChange w:id="1870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871" w:author="冯栩迟" w:date="2025-10-15T13:47:00Z"/>
          <w:trPrChange w:id="1872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73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0F27F19" w14:textId="77777777" w:rsidR="00CA42B7" w:rsidRPr="00CA42B7" w:rsidRDefault="00CA42B7">
            <w:pPr>
              <w:widowControl/>
              <w:jc w:val="center"/>
              <w:rPr>
                <w:ins w:id="1874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875" w:author="冯栩迟" w:date="2025-10-15T13:50:00Z">
                  <w:rPr>
                    <w:ins w:id="187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77" w:author="冯栩迟" w:date="2025-10-15T13:49:00Z">
                <w:pPr>
                  <w:widowControl/>
                  <w:jc w:val="right"/>
                </w:pPr>
              </w:pPrChange>
            </w:pPr>
            <w:ins w:id="1878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87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2100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80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202BAF3" w14:textId="77777777" w:rsidR="00CA42B7" w:rsidRPr="00CA42B7" w:rsidRDefault="00CA42B7">
            <w:pPr>
              <w:widowControl/>
              <w:jc w:val="center"/>
              <w:rPr>
                <w:ins w:id="1881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882" w:author="冯栩迟" w:date="2025-10-15T13:50:00Z">
                  <w:rPr>
                    <w:ins w:id="188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84" w:author="冯栩迟" w:date="2025-10-15T13:49:00Z">
                <w:pPr>
                  <w:widowControl/>
                  <w:jc w:val="right"/>
                </w:pPr>
              </w:pPrChange>
            </w:pPr>
            <w:ins w:id="1885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88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39000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87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DCAC017" w14:textId="77777777" w:rsidR="00CA42B7" w:rsidRPr="00CA42B7" w:rsidRDefault="00CA42B7">
            <w:pPr>
              <w:widowControl/>
              <w:jc w:val="center"/>
              <w:rPr>
                <w:ins w:id="188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89" w:author="冯栩迟" w:date="2025-10-15T13:50:00Z">
                  <w:rPr>
                    <w:ins w:id="189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91" w:author="冯栩迟" w:date="2025-10-15T13:49:00Z">
                <w:pPr>
                  <w:widowControl/>
                  <w:jc w:val="right"/>
                </w:pPr>
              </w:pPrChange>
            </w:pPr>
            <w:ins w:id="189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89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24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894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637F499" w14:textId="77777777" w:rsidR="00CA42B7" w:rsidRPr="00CA42B7" w:rsidRDefault="00CA42B7">
            <w:pPr>
              <w:widowControl/>
              <w:jc w:val="center"/>
              <w:rPr>
                <w:ins w:id="1895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896" w:author="冯栩迟" w:date="2025-10-15T13:50:00Z">
                  <w:rPr>
                    <w:ins w:id="189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898" w:author="冯栩迟" w:date="2025-10-15T13:49:00Z">
                <w:pPr>
                  <w:widowControl/>
                  <w:jc w:val="right"/>
                </w:pPr>
              </w:pPrChange>
            </w:pPr>
            <w:ins w:id="1899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0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21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01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BAF4B93" w14:textId="77777777" w:rsidR="00CA42B7" w:rsidRPr="00CA42B7" w:rsidRDefault="00CA42B7">
            <w:pPr>
              <w:widowControl/>
              <w:jc w:val="center"/>
              <w:rPr>
                <w:ins w:id="190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03" w:author="冯栩迟" w:date="2025-10-15T13:50:00Z">
                  <w:rPr>
                    <w:ins w:id="190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05" w:author="冯栩迟" w:date="2025-10-15T13:49:00Z">
                <w:pPr>
                  <w:widowControl/>
                  <w:jc w:val="right"/>
                </w:pPr>
              </w:pPrChange>
            </w:pPr>
            <w:ins w:id="190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0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</w:t>
              </w:r>
            </w:ins>
          </w:p>
        </w:tc>
      </w:tr>
      <w:tr w:rsidR="00CA42B7" w:rsidRPr="00CA42B7" w14:paraId="0806F731" w14:textId="77777777" w:rsidTr="00CA42B7">
        <w:tblPrEx>
          <w:tblPrExChange w:id="1908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909" w:author="冯栩迟" w:date="2025-10-15T13:47:00Z"/>
          <w:trPrChange w:id="1910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11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38CD523" w14:textId="77777777" w:rsidR="00CA42B7" w:rsidRPr="00CA42B7" w:rsidRDefault="00CA42B7">
            <w:pPr>
              <w:widowControl/>
              <w:jc w:val="center"/>
              <w:rPr>
                <w:ins w:id="1912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913" w:author="冯栩迟" w:date="2025-10-15T13:50:00Z">
                  <w:rPr>
                    <w:ins w:id="191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15" w:author="冯栩迟" w:date="2025-10-15T13:49:00Z">
                <w:pPr>
                  <w:widowControl/>
                  <w:jc w:val="right"/>
                </w:pPr>
              </w:pPrChange>
            </w:pPr>
            <w:ins w:id="1916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91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2200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18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CD98E88" w14:textId="77777777" w:rsidR="00CA42B7" w:rsidRPr="00CA42B7" w:rsidRDefault="00CA42B7">
            <w:pPr>
              <w:widowControl/>
              <w:jc w:val="center"/>
              <w:rPr>
                <w:ins w:id="1919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920" w:author="冯栩迟" w:date="2025-10-15T13:50:00Z">
                  <w:rPr>
                    <w:ins w:id="192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22" w:author="冯栩迟" w:date="2025-10-15T13:49:00Z">
                <w:pPr>
                  <w:widowControl/>
                  <w:jc w:val="left"/>
                </w:pPr>
              </w:pPrChange>
            </w:pPr>
            <w:ins w:id="1923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92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41500</w:t>
              </w:r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perscript"/>
                  <w:rPrChange w:id="1925" w:author="冯栩迟" w:date="2025-10-15T13:51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a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26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13DEA1F" w14:textId="77777777" w:rsidR="00CA42B7" w:rsidRPr="00CA42B7" w:rsidRDefault="00CA42B7">
            <w:pPr>
              <w:widowControl/>
              <w:jc w:val="center"/>
              <w:rPr>
                <w:ins w:id="1927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28" w:author="冯栩迟" w:date="2025-10-15T13:50:00Z">
                  <w:rPr>
                    <w:ins w:id="192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30" w:author="冯栩迟" w:date="2025-10-15T13:49:00Z">
                <w:pPr>
                  <w:widowControl/>
                  <w:jc w:val="right"/>
                </w:pPr>
              </w:pPrChange>
            </w:pPr>
            <w:ins w:id="1931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3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24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33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F4B84B2" w14:textId="77777777" w:rsidR="00CA42B7" w:rsidRPr="00CA42B7" w:rsidRDefault="00CA42B7">
            <w:pPr>
              <w:widowControl/>
              <w:jc w:val="center"/>
              <w:rPr>
                <w:ins w:id="193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35" w:author="冯栩迟" w:date="2025-10-15T13:50:00Z">
                  <w:rPr>
                    <w:ins w:id="193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37" w:author="冯栩迟" w:date="2025-10-15T13:49:00Z">
                <w:pPr>
                  <w:widowControl/>
                  <w:jc w:val="right"/>
                </w:pPr>
              </w:pPrChange>
            </w:pPr>
            <w:ins w:id="193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3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21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40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F2E8DEA" w14:textId="77777777" w:rsidR="00CA42B7" w:rsidRPr="00CA42B7" w:rsidRDefault="00CA42B7">
            <w:pPr>
              <w:widowControl/>
              <w:jc w:val="center"/>
              <w:rPr>
                <w:ins w:id="1941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42" w:author="冯栩迟" w:date="2025-10-15T13:50:00Z">
                  <w:rPr>
                    <w:ins w:id="194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44" w:author="冯栩迟" w:date="2025-10-15T13:49:00Z">
                <w:pPr>
                  <w:widowControl/>
                  <w:jc w:val="right"/>
                </w:pPr>
              </w:pPrChange>
            </w:pPr>
            <w:ins w:id="1945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4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</w:t>
              </w:r>
            </w:ins>
          </w:p>
        </w:tc>
      </w:tr>
      <w:tr w:rsidR="00CA42B7" w:rsidRPr="00CA42B7" w14:paraId="41137C61" w14:textId="77777777" w:rsidTr="00CA42B7">
        <w:tblPrEx>
          <w:tblPrExChange w:id="1947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948" w:author="冯栩迟" w:date="2025-10-15T13:47:00Z"/>
          <w:trPrChange w:id="1949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50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E45DA96" w14:textId="77777777" w:rsidR="00CA42B7" w:rsidRPr="00CA42B7" w:rsidRDefault="00CA42B7">
            <w:pPr>
              <w:widowControl/>
              <w:jc w:val="center"/>
              <w:rPr>
                <w:ins w:id="1951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952" w:author="冯栩迟" w:date="2025-10-15T13:50:00Z">
                  <w:rPr>
                    <w:ins w:id="195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54" w:author="冯栩迟" w:date="2025-10-15T13:49:00Z">
                <w:pPr>
                  <w:widowControl/>
                  <w:jc w:val="right"/>
                </w:pPr>
              </w:pPrChange>
            </w:pPr>
            <w:ins w:id="1955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95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2300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57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8DF606B" w14:textId="77777777" w:rsidR="00CA42B7" w:rsidRPr="00CA42B7" w:rsidRDefault="00CA42B7">
            <w:pPr>
              <w:widowControl/>
              <w:jc w:val="center"/>
              <w:rPr>
                <w:ins w:id="195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959" w:author="冯栩迟" w:date="2025-10-15T13:50:00Z">
                  <w:rPr>
                    <w:ins w:id="196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61" w:author="冯栩迟" w:date="2025-10-15T13:49:00Z">
                <w:pPr>
                  <w:widowControl/>
                  <w:jc w:val="left"/>
                </w:pPr>
              </w:pPrChange>
            </w:pPr>
            <w:ins w:id="196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96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43500</w:t>
              </w:r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perscript"/>
                  <w:rPrChange w:id="1964" w:author="冯栩迟" w:date="2025-10-15T13:51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a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65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C82BDFE" w14:textId="77777777" w:rsidR="00CA42B7" w:rsidRPr="00CA42B7" w:rsidRDefault="00CA42B7">
            <w:pPr>
              <w:widowControl/>
              <w:jc w:val="center"/>
              <w:rPr>
                <w:ins w:id="1966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67" w:author="冯栩迟" w:date="2025-10-15T13:50:00Z">
                  <w:rPr>
                    <w:ins w:id="196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69" w:author="冯栩迟" w:date="2025-10-15T13:49:00Z">
                <w:pPr>
                  <w:widowControl/>
                  <w:jc w:val="right"/>
                </w:pPr>
              </w:pPrChange>
            </w:pPr>
            <w:ins w:id="1970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7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26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72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5EBF79EF" w14:textId="77777777" w:rsidR="00CA42B7" w:rsidRPr="00CA42B7" w:rsidRDefault="00CA42B7">
            <w:pPr>
              <w:widowControl/>
              <w:jc w:val="center"/>
              <w:rPr>
                <w:ins w:id="1973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74" w:author="冯栩迟" w:date="2025-10-15T13:50:00Z">
                  <w:rPr>
                    <w:ins w:id="197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76" w:author="冯栩迟" w:date="2025-10-15T13:49:00Z">
                <w:pPr>
                  <w:widowControl/>
                  <w:jc w:val="right"/>
                </w:pPr>
              </w:pPrChange>
            </w:pPr>
            <w:ins w:id="1977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7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23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79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2B5BCA8" w14:textId="77777777" w:rsidR="00CA42B7" w:rsidRPr="00CA42B7" w:rsidRDefault="00CA42B7">
            <w:pPr>
              <w:widowControl/>
              <w:jc w:val="center"/>
              <w:rPr>
                <w:ins w:id="198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1981" w:author="冯栩迟" w:date="2025-10-15T13:50:00Z">
                  <w:rPr>
                    <w:ins w:id="198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83" w:author="冯栩迟" w:date="2025-10-15T13:49:00Z">
                <w:pPr>
                  <w:widowControl/>
                  <w:jc w:val="right"/>
                </w:pPr>
              </w:pPrChange>
            </w:pPr>
            <w:ins w:id="198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198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</w:t>
              </w:r>
            </w:ins>
          </w:p>
        </w:tc>
      </w:tr>
      <w:tr w:rsidR="00CA42B7" w:rsidRPr="00CA42B7" w14:paraId="1F346880" w14:textId="77777777" w:rsidTr="00CA42B7">
        <w:tblPrEx>
          <w:tblPrExChange w:id="1986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1987" w:author="冯栩迟" w:date="2025-10-15T13:47:00Z"/>
          <w:trPrChange w:id="1988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89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3977F1D" w14:textId="77777777" w:rsidR="00CA42B7" w:rsidRPr="00CA42B7" w:rsidRDefault="00CA42B7">
            <w:pPr>
              <w:widowControl/>
              <w:jc w:val="center"/>
              <w:rPr>
                <w:ins w:id="1990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991" w:author="冯栩迟" w:date="2025-10-15T13:50:00Z">
                  <w:rPr>
                    <w:ins w:id="199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1993" w:author="冯栩迟" w:date="2025-10-15T13:49:00Z">
                <w:pPr>
                  <w:widowControl/>
                  <w:jc w:val="right"/>
                </w:pPr>
              </w:pPrChange>
            </w:pPr>
            <w:ins w:id="1994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199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2400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1996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5F44844" w14:textId="77777777" w:rsidR="00CA42B7" w:rsidRPr="00CA42B7" w:rsidRDefault="00CA42B7">
            <w:pPr>
              <w:widowControl/>
              <w:jc w:val="center"/>
              <w:rPr>
                <w:ins w:id="199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1998" w:author="冯栩迟" w:date="2025-10-15T13:50:00Z">
                  <w:rPr>
                    <w:ins w:id="199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00" w:author="冯栩迟" w:date="2025-10-15T13:49:00Z">
                <w:pPr>
                  <w:widowControl/>
                  <w:jc w:val="left"/>
                </w:pPr>
              </w:pPrChange>
            </w:pPr>
            <w:ins w:id="2001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00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51000</w:t>
              </w:r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perscript"/>
                  <w:rPrChange w:id="2003" w:author="冯栩迟" w:date="2025-10-15T13:51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a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04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07850C2F" w14:textId="77777777" w:rsidR="00CA42B7" w:rsidRPr="00CA42B7" w:rsidRDefault="00CA42B7">
            <w:pPr>
              <w:widowControl/>
              <w:jc w:val="center"/>
              <w:rPr>
                <w:ins w:id="2005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06" w:author="冯栩迟" w:date="2025-10-15T13:50:00Z">
                  <w:rPr>
                    <w:ins w:id="200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08" w:author="冯栩迟" w:date="2025-10-15T13:49:00Z">
                <w:pPr>
                  <w:widowControl/>
                  <w:jc w:val="right"/>
                </w:pPr>
              </w:pPrChange>
            </w:pPr>
            <w:ins w:id="2009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1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26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11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16311263" w14:textId="77777777" w:rsidR="00CA42B7" w:rsidRPr="00CA42B7" w:rsidRDefault="00CA42B7">
            <w:pPr>
              <w:widowControl/>
              <w:jc w:val="center"/>
              <w:rPr>
                <w:ins w:id="2012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13" w:author="冯栩迟" w:date="2025-10-15T13:50:00Z">
                  <w:rPr>
                    <w:ins w:id="2014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15" w:author="冯栩迟" w:date="2025-10-15T13:49:00Z">
                <w:pPr>
                  <w:widowControl/>
                  <w:jc w:val="right"/>
                </w:pPr>
              </w:pPrChange>
            </w:pPr>
            <w:ins w:id="2016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17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23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18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39B12FD" w14:textId="77777777" w:rsidR="00CA42B7" w:rsidRPr="00CA42B7" w:rsidRDefault="00CA42B7">
            <w:pPr>
              <w:widowControl/>
              <w:jc w:val="center"/>
              <w:rPr>
                <w:ins w:id="2019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20" w:author="冯栩迟" w:date="2025-10-15T13:50:00Z">
                  <w:rPr>
                    <w:ins w:id="202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22" w:author="冯栩迟" w:date="2025-10-15T13:49:00Z">
                <w:pPr>
                  <w:widowControl/>
                  <w:jc w:val="right"/>
                </w:pPr>
              </w:pPrChange>
            </w:pPr>
            <w:ins w:id="2023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2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80</w:t>
              </w:r>
            </w:ins>
          </w:p>
        </w:tc>
      </w:tr>
      <w:tr w:rsidR="00CA42B7" w:rsidRPr="00CA42B7" w14:paraId="2E13E0F9" w14:textId="77777777" w:rsidTr="00CA42B7">
        <w:tblPrEx>
          <w:tblPrExChange w:id="2025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2026" w:author="冯栩迟" w:date="2025-10-15T13:47:00Z"/>
          <w:trPrChange w:id="2027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28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899C241" w14:textId="77777777" w:rsidR="00CA42B7" w:rsidRPr="00CA42B7" w:rsidRDefault="00CA42B7">
            <w:pPr>
              <w:widowControl/>
              <w:jc w:val="center"/>
              <w:rPr>
                <w:ins w:id="2029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2030" w:author="冯栩迟" w:date="2025-10-15T13:50:00Z">
                  <w:rPr>
                    <w:ins w:id="2031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32" w:author="冯栩迟" w:date="2025-10-15T13:49:00Z">
                <w:pPr>
                  <w:widowControl/>
                  <w:jc w:val="right"/>
                </w:pPr>
              </w:pPrChange>
            </w:pPr>
            <w:ins w:id="2033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034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2500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35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DBE0396" w14:textId="77777777" w:rsidR="00CA42B7" w:rsidRPr="00CA42B7" w:rsidRDefault="00CA42B7">
            <w:pPr>
              <w:widowControl/>
              <w:jc w:val="center"/>
              <w:rPr>
                <w:ins w:id="2036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2037" w:author="冯栩迟" w:date="2025-10-15T13:50:00Z">
                  <w:rPr>
                    <w:ins w:id="203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39" w:author="冯栩迟" w:date="2025-10-15T13:49:00Z">
                <w:pPr>
                  <w:widowControl/>
                  <w:jc w:val="left"/>
                </w:pPr>
              </w:pPrChange>
            </w:pPr>
            <w:ins w:id="2040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04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53500</w:t>
              </w:r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perscript"/>
                  <w:rPrChange w:id="2042" w:author="冯栩迟" w:date="2025-10-15T13:52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a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43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D9C98BC" w14:textId="77777777" w:rsidR="00CA42B7" w:rsidRPr="00CA42B7" w:rsidRDefault="00CA42B7">
            <w:pPr>
              <w:widowControl/>
              <w:jc w:val="center"/>
              <w:rPr>
                <w:ins w:id="2044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45" w:author="冯栩迟" w:date="2025-10-15T13:50:00Z">
                  <w:rPr>
                    <w:ins w:id="2046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47" w:author="冯栩迟" w:date="2025-10-15T13:49:00Z">
                <w:pPr>
                  <w:widowControl/>
                  <w:jc w:val="right"/>
                </w:pPr>
              </w:pPrChange>
            </w:pPr>
            <w:ins w:id="2048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49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28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50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B9C5F40" w14:textId="77777777" w:rsidR="00CA42B7" w:rsidRPr="00CA42B7" w:rsidRDefault="00CA42B7">
            <w:pPr>
              <w:widowControl/>
              <w:jc w:val="center"/>
              <w:rPr>
                <w:ins w:id="2051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52" w:author="冯栩迟" w:date="2025-10-15T13:50:00Z">
                  <w:rPr>
                    <w:ins w:id="2053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54" w:author="冯栩迟" w:date="2025-10-15T13:49:00Z">
                <w:pPr>
                  <w:widowControl/>
                  <w:jc w:val="right"/>
                </w:pPr>
              </w:pPrChange>
            </w:pPr>
            <w:ins w:id="2055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56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25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57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8FF1D4D" w14:textId="77777777" w:rsidR="00CA42B7" w:rsidRPr="00CA42B7" w:rsidRDefault="00CA42B7">
            <w:pPr>
              <w:widowControl/>
              <w:jc w:val="center"/>
              <w:rPr>
                <w:ins w:id="2058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59" w:author="冯栩迟" w:date="2025-10-15T13:50:00Z">
                  <w:rPr>
                    <w:ins w:id="206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61" w:author="冯栩迟" w:date="2025-10-15T13:49:00Z">
                <w:pPr>
                  <w:widowControl/>
                  <w:jc w:val="right"/>
                </w:pPr>
              </w:pPrChange>
            </w:pPr>
            <w:ins w:id="2062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6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100</w:t>
              </w:r>
            </w:ins>
          </w:p>
        </w:tc>
      </w:tr>
      <w:tr w:rsidR="00CA42B7" w:rsidRPr="00CA42B7" w14:paraId="2D6F9028" w14:textId="77777777" w:rsidTr="00CA42B7">
        <w:tblPrEx>
          <w:tblPrExChange w:id="2064" w:author="冯栩迟" w:date="2025-10-15T13:51:00Z">
            <w:tblPrEx>
              <w:tblW w:w="6936" w:type="dxa"/>
            </w:tblPrEx>
          </w:tblPrExChange>
        </w:tblPrEx>
        <w:trPr>
          <w:trHeight w:val="300"/>
          <w:jc w:val="center"/>
          <w:ins w:id="2065" w:author="冯栩迟" w:date="2025-10-15T13:47:00Z"/>
          <w:trPrChange w:id="2066" w:author="冯栩迟" w:date="2025-10-15T13:51:00Z">
            <w:trPr>
              <w:trHeight w:val="300"/>
              <w:jc w:val="center"/>
            </w:trPr>
          </w:trPrChange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67" w:author="冯栩迟" w:date="2025-10-15T13:51:00Z">
              <w:tcPr>
                <w:tcW w:w="1833" w:type="dxa"/>
                <w:gridSpan w:val="2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4BAA8DAB" w14:textId="77777777" w:rsidR="00CA42B7" w:rsidRPr="00CA42B7" w:rsidRDefault="00CA42B7">
            <w:pPr>
              <w:widowControl/>
              <w:jc w:val="center"/>
              <w:rPr>
                <w:ins w:id="2068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2069" w:author="冯栩迟" w:date="2025-10-15T13:50:00Z">
                  <w:rPr>
                    <w:ins w:id="2070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71" w:author="冯栩迟" w:date="2025-10-15T13:49:00Z">
                <w:pPr>
                  <w:widowControl/>
                  <w:jc w:val="right"/>
                </w:pPr>
              </w:pPrChange>
            </w:pPr>
            <w:ins w:id="2072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073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2600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74" w:author="冯栩迟" w:date="2025-10-15T13:51:00Z">
              <w:tcPr>
                <w:tcW w:w="992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6909B176" w14:textId="77777777" w:rsidR="00CA42B7" w:rsidRPr="00CA42B7" w:rsidRDefault="00CA42B7">
            <w:pPr>
              <w:widowControl/>
              <w:jc w:val="center"/>
              <w:rPr>
                <w:ins w:id="2075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2076" w:author="冯栩迟" w:date="2025-10-15T13:50:00Z">
                  <w:rPr>
                    <w:ins w:id="2077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78" w:author="冯栩迟" w:date="2025-10-15T13:49:00Z">
                <w:pPr>
                  <w:widowControl/>
                  <w:jc w:val="left"/>
                </w:pPr>
              </w:pPrChange>
            </w:pPr>
            <w:ins w:id="207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080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57500</w:t>
              </w:r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perscript"/>
                  <w:rPrChange w:id="2081" w:author="冯栩迟" w:date="2025-10-15T13:52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a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82" w:author="冯栩迟" w:date="2025-10-15T13:51:00Z">
              <w:tcPr>
                <w:tcW w:w="1276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3E9DBA0" w14:textId="77777777" w:rsidR="00CA42B7" w:rsidRPr="00CA42B7" w:rsidRDefault="00CA42B7">
            <w:pPr>
              <w:widowControl/>
              <w:jc w:val="center"/>
              <w:rPr>
                <w:ins w:id="2083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84" w:author="冯栩迟" w:date="2025-10-15T13:50:00Z">
                  <w:rPr>
                    <w:ins w:id="2085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86" w:author="冯栩迟" w:date="2025-10-15T13:49:00Z">
                <w:pPr>
                  <w:widowControl/>
                  <w:jc w:val="right"/>
                </w:pPr>
              </w:pPrChange>
            </w:pPr>
            <w:ins w:id="2087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88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28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89" w:author="冯栩迟" w:date="2025-10-15T13:51:00Z">
              <w:tcPr>
                <w:tcW w:w="10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D9B6836" w14:textId="77777777" w:rsidR="00CA42B7" w:rsidRPr="00CA42B7" w:rsidRDefault="00CA42B7">
            <w:pPr>
              <w:widowControl/>
              <w:jc w:val="center"/>
              <w:rPr>
                <w:ins w:id="2090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91" w:author="冯栩迟" w:date="2025-10-15T13:50:00Z">
                  <w:rPr>
                    <w:ins w:id="2092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093" w:author="冯栩迟" w:date="2025-10-15T13:49:00Z">
                <w:pPr>
                  <w:widowControl/>
                  <w:jc w:val="right"/>
                </w:pPr>
              </w:pPrChange>
            </w:pPr>
            <w:ins w:id="2094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095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25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  <w:hideMark/>
            <w:tcPrChange w:id="2096" w:author="冯栩迟" w:date="2025-10-15T13:51:00Z">
              <w:tcPr>
                <w:tcW w:w="1755" w:type="dxa"/>
                <w:gridSpan w:val="5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3DF9A65A" w14:textId="77777777" w:rsidR="00CA42B7" w:rsidRPr="00CA42B7" w:rsidRDefault="00CA42B7">
            <w:pPr>
              <w:widowControl/>
              <w:jc w:val="center"/>
              <w:rPr>
                <w:ins w:id="2097" w:author="冯栩迟" w:date="2025-10-15T13:47:00Z"/>
                <w:rFonts w:ascii="微软雅黑" w:hAnsi="微软雅黑" w:hint="eastAsia"/>
                <w:b/>
                <w:color w:val="C00000"/>
                <w:sz w:val="18"/>
                <w:szCs w:val="18"/>
                <w:rPrChange w:id="2098" w:author="冯栩迟" w:date="2025-10-15T13:50:00Z">
                  <w:rPr>
                    <w:ins w:id="209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  <w:pPrChange w:id="2100" w:author="冯栩迟" w:date="2025-10-15T13:49:00Z">
                <w:pPr>
                  <w:widowControl/>
                  <w:jc w:val="right"/>
                </w:pPr>
              </w:pPrChange>
            </w:pPr>
            <w:ins w:id="2101" w:author="冯栩迟" w:date="2025-10-15T13:47:00Z">
              <w:r w:rsidRPr="00CA42B7">
                <w:rPr>
                  <w:rFonts w:ascii="微软雅黑" w:hAnsi="微软雅黑" w:hint="eastAsia"/>
                  <w:b/>
                  <w:color w:val="C00000"/>
                  <w:sz w:val="18"/>
                  <w:szCs w:val="18"/>
                  <w:rPrChange w:id="2102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100</w:t>
              </w:r>
            </w:ins>
          </w:p>
        </w:tc>
      </w:tr>
      <w:tr w:rsidR="00CA42B7" w:rsidRPr="00CA42B7" w14:paraId="335C5F2E" w14:textId="77777777" w:rsidTr="00CA42B7">
        <w:tblPrEx>
          <w:tblPrExChange w:id="2103" w:author="冯栩迟" w:date="2025-10-15T13:51:00Z">
            <w:tblPrEx>
              <w:tblW w:w="6653" w:type="dxa"/>
            </w:tblPrEx>
          </w:tblPrExChange>
        </w:tblPrEx>
        <w:trPr>
          <w:trHeight w:val="300"/>
          <w:jc w:val="center"/>
          <w:ins w:id="2104" w:author="冯栩迟" w:date="2025-10-15T13:47:00Z"/>
          <w:trPrChange w:id="2105" w:author="冯栩迟" w:date="2025-10-15T13:51:00Z">
            <w:trPr>
              <w:gridAfter w:val="0"/>
              <w:trHeight w:val="300"/>
              <w:jc w:val="center"/>
            </w:trPr>
          </w:trPrChange>
        </w:trPr>
        <w:tc>
          <w:tcPr>
            <w:tcW w:w="679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left w:w="57" w:type="dxa"/>
              <w:right w:w="57" w:type="dxa"/>
            </w:tcMar>
            <w:vAlign w:val="center"/>
            <w:hideMark/>
            <w:tcPrChange w:id="2106" w:author="冯栩迟" w:date="2025-10-15T13:51:00Z">
              <w:tcPr>
                <w:tcW w:w="6653" w:type="dxa"/>
                <w:gridSpan w:val="8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2BFA109F" w14:textId="77777777" w:rsidR="00CA42B7" w:rsidRPr="00CA42B7" w:rsidRDefault="00CA42B7" w:rsidP="00CA42B7">
            <w:pPr>
              <w:widowControl/>
              <w:jc w:val="left"/>
              <w:rPr>
                <w:ins w:id="2107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2108" w:author="冯栩迟" w:date="2025-10-15T13:50:00Z">
                  <w:rPr>
                    <w:ins w:id="2109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</w:pPr>
            <w:ins w:id="2110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11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注1：滑道最小厚度和最小高度可根据结构设计进行调整。</w:t>
              </w:r>
            </w:ins>
          </w:p>
        </w:tc>
      </w:tr>
      <w:tr w:rsidR="00CA42B7" w:rsidRPr="00CA42B7" w14:paraId="4667ED2E" w14:textId="77777777" w:rsidTr="00CA42B7">
        <w:tblPrEx>
          <w:tblPrExChange w:id="2112" w:author="冯栩迟" w:date="2025-10-15T13:51:00Z">
            <w:tblPrEx>
              <w:tblW w:w="6653" w:type="dxa"/>
            </w:tblPrEx>
          </w:tblPrExChange>
        </w:tblPrEx>
        <w:trPr>
          <w:trHeight w:val="300"/>
          <w:jc w:val="center"/>
          <w:ins w:id="2113" w:author="冯栩迟" w:date="2025-10-15T13:47:00Z"/>
          <w:trPrChange w:id="2114" w:author="冯栩迟" w:date="2025-10-15T13:51:00Z">
            <w:trPr>
              <w:gridAfter w:val="0"/>
              <w:trHeight w:val="300"/>
              <w:jc w:val="center"/>
            </w:trPr>
          </w:trPrChange>
        </w:trPr>
        <w:tc>
          <w:tcPr>
            <w:tcW w:w="679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left w:w="57" w:type="dxa"/>
              <w:right w:w="57" w:type="dxa"/>
            </w:tcMar>
            <w:vAlign w:val="center"/>
            <w:hideMark/>
            <w:tcPrChange w:id="2115" w:author="冯栩迟" w:date="2025-10-15T13:51:00Z">
              <w:tcPr>
                <w:tcW w:w="6653" w:type="dxa"/>
                <w:gridSpan w:val="8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tcMar>
                  <w:left w:w="57" w:type="dxa"/>
                  <w:right w:w="57" w:type="dxa"/>
                </w:tcMar>
                <w:vAlign w:val="center"/>
                <w:hideMark/>
              </w:tcPr>
            </w:tcPrChange>
          </w:tcPr>
          <w:p w14:paraId="79BC431F" w14:textId="77777777" w:rsidR="00CA42B7" w:rsidRPr="00CA42B7" w:rsidRDefault="00CA42B7" w:rsidP="00CA42B7">
            <w:pPr>
              <w:widowControl/>
              <w:jc w:val="left"/>
              <w:rPr>
                <w:ins w:id="2116" w:author="冯栩迟" w:date="2025-10-15T13:47:00Z"/>
                <w:rFonts w:ascii="微软雅黑" w:hAnsi="微软雅黑" w:cs="宋体" w:hint="eastAsia"/>
                <w:color w:val="000000"/>
                <w:kern w:val="0"/>
                <w:sz w:val="18"/>
                <w:szCs w:val="18"/>
                <w:rPrChange w:id="2117" w:author="冯栩迟" w:date="2025-10-15T13:50:00Z">
                  <w:rPr>
                    <w:ins w:id="2118" w:author="冯栩迟" w:date="2025-10-15T13:47:00Z"/>
                    <w:rFonts w:ascii="微软雅黑" w:hAnsi="微软雅黑" w:cs="宋体" w:hint="eastAsia"/>
                    <w:color w:val="000000"/>
                    <w:kern w:val="0"/>
                    <w:sz w:val="16"/>
                    <w:szCs w:val="16"/>
                  </w:rPr>
                </w:rPrChange>
              </w:rPr>
            </w:pPr>
            <w:ins w:id="2119" w:author="冯栩迟" w:date="2025-10-15T13:47:00Z"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vertAlign w:val="superscript"/>
                  <w:rPrChange w:id="2120" w:author="冯栩迟" w:date="2025-10-15T13:52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a</w:t>
              </w:r>
              <w:r w:rsidRPr="00CA42B7">
                <w:rPr>
                  <w:rFonts w:ascii="微软雅黑" w:hAnsi="微软雅黑" w:cs="宋体" w:hint="eastAsia"/>
                  <w:color w:val="000000"/>
                  <w:kern w:val="0"/>
                  <w:sz w:val="18"/>
                  <w:szCs w:val="18"/>
                  <w:rPrChange w:id="2121" w:author="冯栩迟" w:date="2025-10-15T13:50:00Z">
                    <w:rPr>
                      <w:rFonts w:ascii="微软雅黑" w:hAnsi="微软雅黑" w:cs="宋体" w:hint="eastAsia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管束质量大于40000kg时,宜采用滚轮式滑道。</w:t>
              </w:r>
            </w:ins>
          </w:p>
        </w:tc>
      </w:tr>
    </w:tbl>
    <w:p w14:paraId="3E27FFC5" w14:textId="77777777" w:rsidR="00CA42B7" w:rsidRPr="00CA42B7" w:rsidRDefault="00CA42B7">
      <w:pPr>
        <w:pStyle w:val="a0"/>
        <w:ind w:left="780" w:firstLineChars="0" w:firstLine="0"/>
        <w:rPr>
          <w:ins w:id="2122" w:author="冯栩迟" w:date="2025-10-15T13:47:00Z"/>
          <w:rFonts w:ascii="微软雅黑" w:hAnsi="微软雅黑" w:hint="eastAsia"/>
          <w:sz w:val="18"/>
          <w:szCs w:val="20"/>
        </w:rPr>
        <w:pPrChange w:id="2123" w:author="冯栩迟" w:date="2025-10-15T13:47:00Z">
          <w:pPr>
            <w:pStyle w:val="a0"/>
            <w:numPr>
              <w:numId w:val="19"/>
            </w:numPr>
            <w:ind w:leftChars="200" w:left="780" w:hangingChars="200" w:hanging="360"/>
          </w:pPr>
        </w:pPrChange>
      </w:pPr>
    </w:p>
    <w:p w14:paraId="22735BDC" w14:textId="6D59BA32" w:rsidR="00196A86" w:rsidRPr="00302C08" w:rsidRDefault="00196A86" w:rsidP="00196A86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A871D4">
        <w:rPr>
          <w:rFonts w:ascii="微软雅黑" w:hAnsi="微软雅黑" w:hint="eastAsia"/>
          <w:strike/>
          <w:sz w:val="18"/>
          <w:szCs w:val="20"/>
          <w:rPrChange w:id="2124" w:author="冯栩迟" w:date="2025-10-15T13:57:00Z">
            <w:rPr>
              <w:rFonts w:ascii="微软雅黑" w:hAnsi="微软雅黑" w:hint="eastAsia"/>
              <w:sz w:val="18"/>
              <w:szCs w:val="20"/>
            </w:rPr>
          </w:rPrChange>
        </w:rPr>
        <w:t>滑道使用厚度：</w:t>
      </w:r>
      <w:r w:rsidRPr="00A871D4">
        <w:rPr>
          <w:rFonts w:ascii="微软雅黑" w:hAnsi="微软雅黑" w:hint="eastAsia"/>
          <w:b/>
          <w:strike/>
          <w:color w:val="C00000"/>
          <w:sz w:val="18"/>
          <w:szCs w:val="20"/>
          <w:rPrChange w:id="2125" w:author="冯栩迟" w:date="2025-10-15T13:57:00Z">
            <w:rPr>
              <w:rFonts w:ascii="微软雅黑" w:hAnsi="微软雅黑" w:hint="eastAsia"/>
              <w:b/>
              <w:color w:val="C00000"/>
              <w:sz w:val="18"/>
              <w:szCs w:val="20"/>
            </w:rPr>
          </w:rPrChange>
        </w:rPr>
        <w:sym w:font="Wingdings" w:char="F0FE"/>
      </w:r>
      <w:r w:rsidRPr="00A871D4">
        <w:rPr>
          <w:rFonts w:ascii="微软雅黑" w:hAnsi="微软雅黑" w:hint="eastAsia"/>
          <w:strike/>
          <w:sz w:val="18"/>
          <w:szCs w:val="20"/>
          <w:rPrChange w:id="2126" w:author="冯栩迟" w:date="2025-10-15T13:57:00Z">
            <w:rPr>
              <w:rFonts w:ascii="微软雅黑" w:hAnsi="微软雅黑" w:hint="eastAsia"/>
              <w:sz w:val="18"/>
              <w:szCs w:val="20"/>
            </w:rPr>
          </w:rPrChange>
        </w:rPr>
        <w:t>max（滑道最小厚度，折流板厚度），</w:t>
      </w:r>
      <w:r w:rsidRPr="00A871D4">
        <w:rPr>
          <w:rFonts w:ascii="微软雅黑" w:hAnsi="微软雅黑" w:hint="eastAsia"/>
          <w:strike/>
          <w:color w:val="FF0000"/>
          <w:sz w:val="18"/>
          <w:szCs w:val="20"/>
          <w:rPrChange w:id="2127" w:author="冯栩迟" w:date="2025-10-15T13:57:00Z">
            <w:rPr>
              <w:rFonts w:ascii="微软雅黑" w:hAnsi="微软雅黑" w:hint="eastAsia"/>
              <w:color w:val="FF0000"/>
              <w:sz w:val="18"/>
              <w:szCs w:val="20"/>
            </w:rPr>
          </w:rPrChange>
        </w:rPr>
        <w:sym w:font="Wingdings" w:char="F06F"/>
      </w:r>
      <w:r w:rsidRPr="00A871D4">
        <w:rPr>
          <w:rFonts w:ascii="微软雅黑" w:hAnsi="微软雅黑" w:hint="eastAsia"/>
          <w:strike/>
          <w:sz w:val="18"/>
          <w:szCs w:val="20"/>
          <w:rPrChange w:id="2128" w:author="冯栩迟" w:date="2025-10-15T13:57:00Z">
            <w:rPr>
              <w:rFonts w:ascii="微软雅黑" w:hAnsi="微软雅黑" w:hint="eastAsia"/>
              <w:sz w:val="18"/>
              <w:szCs w:val="20"/>
            </w:rPr>
          </w:rPrChange>
        </w:rPr>
        <w:t>滑道最小厚度</w:t>
      </w:r>
      <w:r w:rsidRPr="00A871D4">
        <w:rPr>
          <w:rFonts w:ascii="微软雅黑" w:hAnsi="微软雅黑" w:hint="eastAsia"/>
          <w:strike/>
          <w:color w:val="FF0000"/>
          <w:sz w:val="18"/>
          <w:szCs w:val="20"/>
          <w:rPrChange w:id="2129" w:author="冯栩迟" w:date="2025-10-15T13:57:00Z">
            <w:rPr>
              <w:rFonts w:ascii="微软雅黑" w:hAnsi="微软雅黑" w:hint="eastAsia"/>
              <w:color w:val="FF0000"/>
              <w:sz w:val="18"/>
              <w:szCs w:val="20"/>
            </w:rPr>
          </w:rPrChange>
        </w:rPr>
        <w:t>，</w:t>
      </w:r>
      <w:r w:rsidRPr="00A871D4">
        <w:rPr>
          <w:rFonts w:ascii="微软雅黑" w:hAnsi="微软雅黑" w:hint="eastAsia"/>
          <w:strike/>
          <w:color w:val="FF0000"/>
          <w:sz w:val="18"/>
          <w:szCs w:val="20"/>
          <w:rPrChange w:id="2130" w:author="冯栩迟" w:date="2025-10-15T13:57:00Z">
            <w:rPr>
              <w:rFonts w:ascii="微软雅黑" w:hAnsi="微软雅黑" w:hint="eastAsia"/>
              <w:color w:val="FF0000"/>
              <w:sz w:val="18"/>
              <w:szCs w:val="20"/>
            </w:rPr>
          </w:rPrChange>
        </w:rPr>
        <w:sym w:font="Wingdings" w:char="F06F"/>
      </w:r>
      <w:r w:rsidRPr="00A871D4">
        <w:rPr>
          <w:rFonts w:ascii="微软雅黑" w:hAnsi="微软雅黑" w:hint="eastAsia"/>
          <w:strike/>
          <w:sz w:val="18"/>
          <w:szCs w:val="20"/>
          <w:rPrChange w:id="2131" w:author="冯栩迟" w:date="2025-10-15T13:57:00Z">
            <w:rPr>
              <w:rFonts w:ascii="微软雅黑" w:hAnsi="微软雅黑" w:hint="eastAsia"/>
              <w:sz w:val="18"/>
              <w:szCs w:val="20"/>
            </w:rPr>
          </w:rPrChange>
        </w:rPr>
        <w:t>折流板厚度。</w:t>
      </w:r>
      <w:ins w:id="2132" w:author="冯栩迟" w:date="2025-10-15T13:57:00Z">
        <w:r w:rsidR="00A871D4" w:rsidRPr="00302C08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（</w:t>
        </w:r>
        <w:r w:rsidR="00A871D4" w:rsidRPr="00302C08">
          <w:rPr>
            <w:rFonts w:ascii="微软雅黑" w:hAnsi="微软雅黑"/>
            <w:b/>
            <w:bCs/>
            <w:color w:val="4472C4" w:themeColor="accent1"/>
            <w:sz w:val="18"/>
            <w:szCs w:val="20"/>
          </w:rPr>
          <w:t>2025</w:t>
        </w:r>
        <w:r w:rsidR="00A871D4">
          <w:rPr>
            <w:rFonts w:ascii="微软雅黑" w:hAnsi="微软雅黑"/>
            <w:b/>
            <w:bCs/>
            <w:color w:val="4472C4" w:themeColor="accent1"/>
            <w:sz w:val="18"/>
            <w:szCs w:val="20"/>
          </w:rPr>
          <w:t>1015</w:t>
        </w:r>
        <w:r w:rsidR="00A871D4" w:rsidRPr="00302C08">
          <w:rPr>
            <w:rFonts w:ascii="微软雅黑" w:hAnsi="微软雅黑" w:hint="eastAsia"/>
            <w:b/>
            <w:bCs/>
            <w:color w:val="4472C4" w:themeColor="accent1"/>
            <w:sz w:val="18"/>
            <w:szCs w:val="20"/>
          </w:rPr>
          <w:t>删除此条预定义）</w:t>
        </w:r>
      </w:ins>
      <w:r w:rsidR="003E0E41" w:rsidRPr="002220BC">
        <w:rPr>
          <w:rFonts w:ascii="微软雅黑" w:hAnsi="微软雅黑" w:hint="eastAsia"/>
        </w:rPr>
        <w:t>（id：2.14.4.1）（id：2.14.4.2）（id：2.14.4.</w:t>
      </w:r>
      <w:r w:rsidR="003E0E41" w:rsidRPr="002220BC">
        <w:rPr>
          <w:rFonts w:ascii="微软雅黑" w:hAnsi="微软雅黑"/>
        </w:rPr>
        <w:t>3</w:t>
      </w:r>
      <w:r w:rsidR="003E0E41" w:rsidRPr="002220BC">
        <w:rPr>
          <w:rFonts w:ascii="微软雅黑" w:hAnsi="微软雅黑" w:hint="eastAsia"/>
        </w:rPr>
        <w:t>）</w:t>
      </w:r>
    </w:p>
    <w:p w14:paraId="3E97C9D5" w14:textId="63D42C9B" w:rsidR="00777209" w:rsidRPr="002220BC" w:rsidRDefault="00215D64" w:rsidP="00215D64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2220BC">
        <w:rPr>
          <w:rFonts w:ascii="微软雅黑" w:hAnsi="微软雅黑" w:hint="eastAsia"/>
          <w:b/>
          <w:color w:val="C00000"/>
          <w:sz w:val="18"/>
          <w:szCs w:val="20"/>
        </w:rPr>
        <w:lastRenderedPageBreak/>
        <w:sym w:font="Wingdings" w:char="F0FE"/>
      </w:r>
      <w:r w:rsidRPr="002220BC">
        <w:rPr>
          <w:rFonts w:ascii="微软雅黑" w:hAnsi="微软雅黑" w:hint="eastAsia"/>
          <w:sz w:val="18"/>
          <w:szCs w:val="20"/>
        </w:rPr>
        <w:t>对于</w:t>
      </w:r>
      <w:proofErr w:type="gramStart"/>
      <w:r w:rsidRPr="002220BC">
        <w:rPr>
          <w:rFonts w:ascii="微软雅黑" w:hAnsi="微软雅黑" w:hint="eastAsia"/>
          <w:sz w:val="18"/>
          <w:szCs w:val="20"/>
        </w:rPr>
        <w:t>浮</w:t>
      </w:r>
      <w:proofErr w:type="gramEnd"/>
      <w:r w:rsidRPr="002220BC">
        <w:rPr>
          <w:rFonts w:ascii="微软雅黑" w:hAnsi="微软雅黑" w:hint="eastAsia"/>
          <w:sz w:val="18"/>
          <w:szCs w:val="20"/>
        </w:rPr>
        <w:t>头式热交换器，当旁路挡板设置在垂直方位且数量&gt;</w:t>
      </w:r>
      <w:r w:rsidRPr="002220BC">
        <w:rPr>
          <w:rFonts w:ascii="微软雅黑" w:hAnsi="微软雅黑" w:hint="eastAsia"/>
          <w:b/>
          <w:color w:val="C00000"/>
          <w:sz w:val="18"/>
          <w:szCs w:val="20"/>
        </w:rPr>
        <w:t>2</w:t>
      </w:r>
      <w:r w:rsidRPr="002220BC">
        <w:rPr>
          <w:rFonts w:ascii="微软雅黑" w:hAnsi="微软雅黑" w:hint="eastAsia"/>
          <w:sz w:val="18"/>
          <w:szCs w:val="20"/>
        </w:rPr>
        <w:t>个时，不设置滑道。</w:t>
      </w:r>
      <w:r w:rsidR="003E0E41" w:rsidRPr="002220BC">
        <w:rPr>
          <w:rFonts w:ascii="微软雅黑" w:hAnsi="微软雅黑" w:hint="eastAsia"/>
        </w:rPr>
        <w:t>（</w:t>
      </w:r>
      <w:r w:rsidR="003E0E41" w:rsidRPr="002220BC">
        <w:rPr>
          <w:rFonts w:ascii="微软雅黑" w:hAnsi="微软雅黑"/>
        </w:rPr>
        <w:t>id：2.14.5</w:t>
      </w:r>
      <w:r w:rsidR="003E0E41" w:rsidRPr="002220BC">
        <w:rPr>
          <w:rFonts w:ascii="微软雅黑" w:hAnsi="微软雅黑" w:hint="eastAsia"/>
        </w:rPr>
        <w:t>）（</w:t>
      </w:r>
      <w:r w:rsidR="003E0E41" w:rsidRPr="002220BC">
        <w:rPr>
          <w:rFonts w:ascii="微软雅黑" w:hAnsi="微软雅黑"/>
        </w:rPr>
        <w:t>id：2.14.5.1）</w:t>
      </w:r>
    </w:p>
    <w:p w14:paraId="6026D215" w14:textId="4360E37F" w:rsidR="00C07C8A" w:rsidRPr="00302C08" w:rsidRDefault="00C07C8A" w:rsidP="00C07C8A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bookmarkStart w:id="2133" w:name="_Hlk133506761"/>
      <w:r w:rsidRPr="00302C08">
        <w:rPr>
          <w:rFonts w:ascii="微软雅黑" w:hAnsi="微软雅黑"/>
          <w:b/>
          <w:color w:val="C00000"/>
          <w:sz w:val="18"/>
          <w:szCs w:val="20"/>
        </w:rPr>
        <w:sym w:font="Wingdings" w:char="F0FE"/>
      </w:r>
      <w:r w:rsidRPr="00302C08">
        <w:rPr>
          <w:rFonts w:ascii="微软雅黑" w:hAnsi="微软雅黑" w:hint="eastAsia"/>
          <w:bCs/>
          <w:sz w:val="18"/>
          <w:szCs w:val="20"/>
        </w:rPr>
        <w:t>滑道伸出折流板</w:t>
      </w:r>
      <w:r w:rsidRPr="00302C08">
        <w:rPr>
          <w:rFonts w:ascii="微软雅黑" w:hAnsi="微软雅黑"/>
          <w:bCs/>
          <w:sz w:val="18"/>
          <w:szCs w:val="20"/>
        </w:rPr>
        <w:t>/支持板最小值</w:t>
      </w:r>
      <w:r w:rsidRPr="00302C08">
        <w:rPr>
          <w:rFonts w:ascii="微软雅黑" w:hAnsi="微软雅黑"/>
          <w:b/>
          <w:color w:val="C00000"/>
          <w:sz w:val="18"/>
          <w:szCs w:val="20"/>
        </w:rPr>
        <w:t>50</w:t>
      </w:r>
      <w:r w:rsidRPr="00302C08">
        <w:rPr>
          <w:rFonts w:ascii="微软雅黑" w:hAnsi="微软雅黑"/>
          <w:bCs/>
          <w:sz w:val="18"/>
          <w:szCs w:val="20"/>
        </w:rPr>
        <w:t>mm</w:t>
      </w:r>
      <w:r w:rsidRPr="00302C08">
        <w:rPr>
          <w:rFonts w:ascii="微软雅黑" w:hAnsi="微软雅黑" w:hint="eastAsia"/>
          <w:bCs/>
          <w:sz w:val="18"/>
          <w:szCs w:val="20"/>
        </w:rPr>
        <w:t>。</w:t>
      </w:r>
      <w:r w:rsidR="003E0E41" w:rsidRPr="002220BC">
        <w:rPr>
          <w:rFonts w:ascii="微软雅黑" w:hAnsi="微软雅黑" w:hint="eastAsia"/>
        </w:rPr>
        <w:t>（id：2.14.6）（id：2.14.6.1）</w:t>
      </w:r>
    </w:p>
    <w:p w14:paraId="4C566A70" w14:textId="648B4E22" w:rsidR="00C07C8A" w:rsidRPr="00302C08" w:rsidRDefault="00C07C8A" w:rsidP="00C07C8A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302C08">
        <w:rPr>
          <w:rFonts w:ascii="微软雅黑" w:hAnsi="微软雅黑"/>
          <w:b/>
          <w:color w:val="C00000"/>
          <w:sz w:val="18"/>
          <w:szCs w:val="20"/>
        </w:rPr>
        <w:sym w:font="Wingdings" w:char="F0FE"/>
      </w:r>
      <w:r w:rsidRPr="00302C08">
        <w:rPr>
          <w:rFonts w:ascii="微软雅黑" w:hAnsi="微软雅黑" w:hint="eastAsia"/>
          <w:bCs/>
          <w:sz w:val="18"/>
          <w:szCs w:val="20"/>
        </w:rPr>
        <w:t>滑道与固定管板焊接连接。</w:t>
      </w:r>
      <w:r w:rsidR="003E0E41" w:rsidRPr="002220BC">
        <w:rPr>
          <w:rFonts w:ascii="微软雅黑" w:hAnsi="微软雅黑" w:hint="eastAsia"/>
        </w:rPr>
        <w:t>（id：2.14.7）</w:t>
      </w:r>
    </w:p>
    <w:p w14:paraId="2A3E195D" w14:textId="63B0B3DA" w:rsidR="001273DA" w:rsidRPr="00302C08" w:rsidRDefault="001273DA" w:rsidP="00C07C8A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302C08">
        <w:rPr>
          <w:rFonts w:ascii="微软雅黑" w:hAnsi="微软雅黑"/>
          <w:b/>
          <w:color w:val="C00000"/>
          <w:sz w:val="18"/>
          <w:szCs w:val="20"/>
        </w:rPr>
        <w:sym w:font="Wingdings" w:char="F0FE"/>
      </w:r>
      <w:r w:rsidRPr="00302C08">
        <w:rPr>
          <w:rFonts w:ascii="微软雅黑" w:hAnsi="微软雅黑" w:hint="eastAsia"/>
          <w:sz w:val="18"/>
          <w:szCs w:val="20"/>
        </w:rPr>
        <w:t>滑道宽度</w:t>
      </w:r>
      <w:r w:rsidRPr="00302C08">
        <w:rPr>
          <w:rFonts w:ascii="微软雅黑" w:hAnsi="微软雅黑"/>
          <w:sz w:val="18"/>
          <w:szCs w:val="20"/>
        </w:rPr>
        <w:t>/厚度≥</w:t>
      </w:r>
      <w:r w:rsidRPr="00302C08">
        <w:rPr>
          <w:rFonts w:ascii="微软雅黑" w:hAnsi="微软雅黑"/>
          <w:b/>
          <w:bCs/>
          <w:color w:val="FF0000"/>
          <w:sz w:val="18"/>
          <w:szCs w:val="20"/>
        </w:rPr>
        <w:t>2</w:t>
      </w:r>
      <w:r w:rsidRPr="00302C08">
        <w:rPr>
          <w:rFonts w:ascii="微软雅黑" w:hAnsi="微软雅黑" w:hint="eastAsia"/>
          <w:sz w:val="18"/>
          <w:szCs w:val="20"/>
        </w:rPr>
        <w:t>。</w:t>
      </w:r>
      <w:r w:rsidR="003E0E41" w:rsidRPr="002220BC">
        <w:rPr>
          <w:rFonts w:ascii="微软雅黑" w:hAnsi="微软雅黑" w:hint="eastAsia"/>
        </w:rPr>
        <w:t>（id：2.14.8）（id：</w:t>
      </w:r>
      <w:r w:rsidR="003E0E41" w:rsidRPr="002220BC">
        <w:rPr>
          <w:rFonts w:ascii="微软雅黑" w:hAnsi="微软雅黑"/>
        </w:rPr>
        <w:t>2.14.8.1）</w:t>
      </w:r>
    </w:p>
    <w:bookmarkEnd w:id="2133"/>
    <w:p w14:paraId="4CDBEF5F" w14:textId="5C5210DE" w:rsidR="002220BC" w:rsidRPr="00157A0C" w:rsidRDefault="004B3459" w:rsidP="004B3459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2220BC">
        <w:rPr>
          <w:rFonts w:ascii="微软雅黑" w:hAnsi="微软雅黑" w:hint="eastAsia"/>
          <w:color w:val="4472C4" w:themeColor="accent1"/>
          <w:sz w:val="18"/>
          <w:szCs w:val="20"/>
        </w:rPr>
        <w:t>表格取值说明：根据输入文件中的</w:t>
      </w:r>
      <w:r w:rsidR="002220BC" w:rsidRPr="002220BC">
        <w:rPr>
          <w:rFonts w:ascii="微软雅黑" w:hAnsi="微软雅黑" w:hint="eastAsia"/>
          <w:color w:val="4472C4" w:themeColor="accent1"/>
          <w:sz w:val="18"/>
          <w:szCs w:val="20"/>
        </w:rPr>
        <w:t>壳</w:t>
      </w:r>
      <w:r w:rsidR="002220BC">
        <w:rPr>
          <w:rFonts w:ascii="微软雅黑" w:hAnsi="微软雅黑" w:hint="eastAsia"/>
          <w:color w:val="4472C4" w:themeColor="accent1"/>
          <w:sz w:val="18"/>
          <w:szCs w:val="20"/>
        </w:rPr>
        <w:t>程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“公称直径”，直接选取</w:t>
      </w:r>
      <w:r w:rsidR="001E459C">
        <w:rPr>
          <w:rFonts w:ascii="微软雅黑" w:hAnsi="微软雅黑" w:hint="eastAsia"/>
          <w:color w:val="4472C4" w:themeColor="accent1"/>
          <w:sz w:val="18"/>
          <w:szCs w:val="20"/>
        </w:rPr>
        <w:t>，输出至布管。</w:t>
      </w:r>
    </w:p>
    <w:p w14:paraId="39C7BC06" w14:textId="77777777" w:rsidR="00A16E13" w:rsidRPr="00A16E13" w:rsidRDefault="00A16E13" w:rsidP="00A16E13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A16E13">
        <w:rPr>
          <w:rFonts w:ascii="微软雅黑" w:hAnsi="微软雅黑" w:hint="eastAsia"/>
        </w:rPr>
        <w:t>折流板/支持板</w:t>
      </w:r>
    </w:p>
    <w:p w14:paraId="3E8517EF" w14:textId="0D8CEDFF" w:rsidR="00A16E13" w:rsidRPr="00A16E13" w:rsidRDefault="00A16E13" w:rsidP="00A16E1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2220BC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3522F3" w:rsidRPr="00302C08">
        <w:rPr>
          <w:rFonts w:ascii="微软雅黑" w:hAnsi="微软雅黑" w:hint="eastAsia"/>
          <w:sz w:val="18"/>
          <w:szCs w:val="20"/>
        </w:rPr>
        <w:t>当壳程腐蚀裕量≤</w:t>
      </w:r>
      <w:r w:rsidR="003522F3" w:rsidRPr="00302C08">
        <w:rPr>
          <w:rFonts w:ascii="微软雅黑" w:hAnsi="微软雅黑"/>
          <w:b/>
          <w:bCs/>
          <w:color w:val="FF0000"/>
          <w:sz w:val="18"/>
          <w:szCs w:val="20"/>
        </w:rPr>
        <w:t>3</w:t>
      </w:r>
      <w:r w:rsidR="003522F3" w:rsidRPr="00302C08">
        <w:rPr>
          <w:rFonts w:ascii="微软雅黑" w:hAnsi="微软雅黑"/>
          <w:sz w:val="18"/>
          <w:szCs w:val="20"/>
        </w:rPr>
        <w:t>mm</w:t>
      </w:r>
      <w:r w:rsidR="003522F3" w:rsidRPr="00302C08">
        <w:rPr>
          <w:rFonts w:ascii="微软雅黑" w:hAnsi="微软雅黑" w:hint="eastAsia"/>
          <w:sz w:val="18"/>
          <w:szCs w:val="20"/>
        </w:rPr>
        <w:t>时</w:t>
      </w:r>
      <w:r w:rsidR="003522F3" w:rsidRPr="003522F3">
        <w:rPr>
          <w:rFonts w:ascii="微软雅黑" w:hAnsi="微软雅黑" w:hint="eastAsia"/>
          <w:sz w:val="18"/>
          <w:szCs w:val="20"/>
        </w:rPr>
        <w:t>，</w:t>
      </w:r>
      <w:r w:rsidRPr="00A16E13">
        <w:rPr>
          <w:rFonts w:ascii="微软雅黑" w:hAnsi="微软雅黑" w:hint="eastAsia"/>
          <w:sz w:val="18"/>
          <w:szCs w:val="20"/>
        </w:rPr>
        <w:t>在浮头式热交换器管束靠近浮动端设置整圆的支持板；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2.15.1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2.15.1</w:t>
      </w:r>
      <w:r w:rsidR="0060602C">
        <w:rPr>
          <w:rFonts w:ascii="微软雅黑" w:hAnsi="微软雅黑" w:hint="eastAsia"/>
        </w:rPr>
        <w:t>.1）</w:t>
      </w:r>
    </w:p>
    <w:p w14:paraId="12F3F8EE" w14:textId="306A4716" w:rsidR="00A16E13" w:rsidRPr="00A16E13" w:rsidRDefault="00F55466" w:rsidP="00A16E1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A16E13" w:rsidRPr="00A16E13">
        <w:rPr>
          <w:rFonts w:ascii="微软雅黑" w:hAnsi="微软雅黑" w:hint="eastAsia"/>
          <w:sz w:val="18"/>
          <w:szCs w:val="20"/>
        </w:rPr>
        <w:t>允许管束组成元件中，</w:t>
      </w:r>
      <w:r>
        <w:rPr>
          <w:rFonts w:ascii="微软雅黑" w:hAnsi="微软雅黑" w:hint="eastAsia"/>
          <w:sz w:val="18"/>
          <w:szCs w:val="20"/>
        </w:rPr>
        <w:t>第一/最后一块</w:t>
      </w:r>
      <w:r w:rsidR="00A16E13" w:rsidRPr="00A16E13">
        <w:rPr>
          <w:rFonts w:ascii="微软雅黑" w:hAnsi="微软雅黑" w:hint="eastAsia"/>
          <w:sz w:val="18"/>
          <w:szCs w:val="20"/>
        </w:rPr>
        <w:t>折流板或导流筒至管板间距最小值为</w:t>
      </w:r>
      <w:r w:rsidR="00A16E13" w:rsidRPr="00F55466">
        <w:rPr>
          <w:rFonts w:ascii="微软雅黑" w:hAnsi="微软雅黑" w:hint="eastAsia"/>
          <w:b/>
          <w:color w:val="C00000"/>
          <w:sz w:val="18"/>
          <w:szCs w:val="20"/>
        </w:rPr>
        <w:t>50</w:t>
      </w:r>
      <w:r w:rsidR="00A16E13" w:rsidRPr="00A16E13">
        <w:rPr>
          <w:rFonts w:ascii="微软雅黑" w:hAnsi="微软雅黑" w:hint="eastAsia"/>
          <w:sz w:val="18"/>
          <w:szCs w:val="20"/>
        </w:rPr>
        <w:t>mm；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2.15.2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2.15.2</w:t>
      </w:r>
      <w:r w:rsidR="0060602C">
        <w:rPr>
          <w:rFonts w:ascii="微软雅黑" w:hAnsi="微软雅黑" w:hint="eastAsia"/>
        </w:rPr>
        <w:t>.1）</w:t>
      </w:r>
    </w:p>
    <w:p w14:paraId="34A1726B" w14:textId="692B59D3" w:rsidR="00A16E13" w:rsidRPr="00302C08" w:rsidRDefault="00F55466" w:rsidP="00A16E13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trike/>
          <w:sz w:val="18"/>
          <w:szCs w:val="20"/>
        </w:rPr>
      </w:pPr>
      <w:r w:rsidRPr="00302C08">
        <w:rPr>
          <w:rFonts w:ascii="微软雅黑" w:hAnsi="微软雅黑"/>
          <w:b/>
          <w:strike/>
          <w:color w:val="C00000"/>
          <w:sz w:val="18"/>
          <w:szCs w:val="20"/>
        </w:rPr>
        <w:sym w:font="Wingdings" w:char="F0FE"/>
      </w:r>
      <w:r w:rsidR="00A16E13" w:rsidRPr="00302C08">
        <w:rPr>
          <w:rFonts w:ascii="微软雅黑" w:hAnsi="微软雅黑" w:hint="eastAsia"/>
          <w:strike/>
          <w:sz w:val="18"/>
          <w:szCs w:val="20"/>
        </w:rPr>
        <w:t>管束组成元件中，折流板或支持板的安装偏差为±</w:t>
      </w:r>
      <w:r w:rsidR="00A16E13" w:rsidRPr="00302C08">
        <w:rPr>
          <w:rFonts w:ascii="微软雅黑" w:hAnsi="微软雅黑"/>
          <w:b/>
          <w:strike/>
          <w:color w:val="C00000"/>
          <w:sz w:val="18"/>
          <w:szCs w:val="20"/>
        </w:rPr>
        <w:t>3</w:t>
      </w:r>
      <w:r w:rsidR="00A16E13" w:rsidRPr="00302C08">
        <w:rPr>
          <w:rFonts w:ascii="微软雅黑" w:hAnsi="微软雅黑"/>
          <w:strike/>
          <w:sz w:val="18"/>
          <w:szCs w:val="20"/>
        </w:rPr>
        <w:t>mm；</w:t>
      </w:r>
      <w:r w:rsidR="00680F60" w:rsidRPr="00302C08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（</w:t>
      </w:r>
      <w:r w:rsidR="00680F60" w:rsidRPr="00302C08">
        <w:rPr>
          <w:rFonts w:ascii="微软雅黑" w:hAnsi="微软雅黑"/>
          <w:b/>
          <w:bCs/>
          <w:color w:val="4472C4" w:themeColor="accent1"/>
          <w:sz w:val="18"/>
          <w:szCs w:val="20"/>
        </w:rPr>
        <w:t>20250407讨论</w:t>
      </w:r>
      <w:r w:rsidR="00680F60" w:rsidRPr="00302C08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删除此条预定义）</w:t>
      </w:r>
    </w:p>
    <w:p w14:paraId="30AF2FF0" w14:textId="3FCC7AFD" w:rsidR="00A16E13" w:rsidRDefault="0050084B" w:rsidP="0050084B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Pr="0050084B">
        <w:rPr>
          <w:rFonts w:ascii="微软雅黑" w:hAnsi="微软雅黑" w:hint="eastAsia"/>
          <w:sz w:val="18"/>
          <w:szCs w:val="20"/>
        </w:rPr>
        <w:t>当</w:t>
      </w:r>
      <w:r w:rsidR="000A1B5B">
        <w:rPr>
          <w:rFonts w:ascii="微软雅黑" w:hAnsi="微软雅黑" w:hint="eastAsia"/>
          <w:sz w:val="18"/>
          <w:szCs w:val="20"/>
        </w:rPr>
        <w:t>折流板/支持板材质为碳钢或低合金钢且</w:t>
      </w:r>
      <w:r w:rsidRPr="0050084B">
        <w:rPr>
          <w:rFonts w:ascii="微软雅黑" w:hAnsi="微软雅黑" w:hint="eastAsia"/>
          <w:sz w:val="18"/>
          <w:szCs w:val="20"/>
        </w:rPr>
        <w:t>壳程腐蚀裕量C2≥</w:t>
      </w:r>
      <w:r w:rsidRPr="0050084B">
        <w:rPr>
          <w:rFonts w:ascii="微软雅黑" w:hAnsi="微软雅黑" w:hint="eastAsia"/>
          <w:b/>
          <w:color w:val="C00000"/>
          <w:sz w:val="18"/>
          <w:szCs w:val="20"/>
        </w:rPr>
        <w:t>4</w:t>
      </w:r>
      <w:r w:rsidRPr="0050084B">
        <w:rPr>
          <w:rFonts w:ascii="微软雅黑" w:hAnsi="微软雅黑" w:hint="eastAsia"/>
          <w:sz w:val="18"/>
          <w:szCs w:val="20"/>
        </w:rPr>
        <w:t>mm时，折流</w:t>
      </w:r>
      <w:proofErr w:type="gramStart"/>
      <w:r w:rsidRPr="0050084B">
        <w:rPr>
          <w:rFonts w:ascii="微软雅黑" w:hAnsi="微软雅黑" w:hint="eastAsia"/>
          <w:sz w:val="18"/>
          <w:szCs w:val="20"/>
        </w:rPr>
        <w:t>板厚度取</w:t>
      </w:r>
      <w:proofErr w:type="gramEnd"/>
      <w:r w:rsidRPr="0050084B">
        <w:rPr>
          <w:rFonts w:ascii="微软雅黑" w:hAnsi="微软雅黑" w:hint="eastAsia"/>
          <w:sz w:val="18"/>
          <w:szCs w:val="20"/>
        </w:rPr>
        <w:t>GB/T 151</w:t>
      </w:r>
      <w:r w:rsidR="000A1B5B">
        <w:rPr>
          <w:rFonts w:ascii="微软雅黑" w:hAnsi="微软雅黑" w:hint="eastAsia"/>
          <w:sz w:val="18"/>
          <w:szCs w:val="20"/>
        </w:rPr>
        <w:t>标准中</w:t>
      </w:r>
      <w:r w:rsidRPr="0050084B">
        <w:rPr>
          <w:rFonts w:ascii="微软雅黑" w:hAnsi="微软雅黑" w:hint="eastAsia"/>
          <w:sz w:val="18"/>
          <w:szCs w:val="20"/>
        </w:rPr>
        <w:t>规定的最小厚度</w:t>
      </w:r>
      <w:r w:rsidR="00B66E6F">
        <w:rPr>
          <w:rFonts w:ascii="微软雅黑" w:hAnsi="微软雅黑" w:hint="eastAsia"/>
          <w:sz w:val="18"/>
          <w:szCs w:val="20"/>
        </w:rPr>
        <w:t>值</w:t>
      </w:r>
      <w:r w:rsidRPr="0050084B">
        <w:rPr>
          <w:rFonts w:ascii="微软雅黑" w:hAnsi="微软雅黑" w:hint="eastAsia"/>
          <w:sz w:val="18"/>
          <w:szCs w:val="20"/>
        </w:rPr>
        <w:t>+2×（C2-</w:t>
      </w:r>
      <w:r w:rsidRPr="0050084B">
        <w:rPr>
          <w:rFonts w:ascii="微软雅黑" w:hAnsi="微软雅黑" w:hint="eastAsia"/>
          <w:b/>
          <w:color w:val="C00000"/>
          <w:sz w:val="18"/>
          <w:szCs w:val="20"/>
        </w:rPr>
        <w:t>3</w:t>
      </w:r>
      <w:r w:rsidRPr="0050084B">
        <w:rPr>
          <w:rFonts w:ascii="微软雅黑" w:hAnsi="微软雅黑" w:hint="eastAsia"/>
          <w:sz w:val="18"/>
          <w:szCs w:val="20"/>
        </w:rPr>
        <w:t>）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2.15.3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2.15.3.1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2.15.3.</w:t>
      </w:r>
      <w:r w:rsidR="0060602C">
        <w:rPr>
          <w:rFonts w:ascii="微软雅黑" w:hAnsi="微软雅黑" w:hint="eastAsia"/>
        </w:rPr>
        <w:t>2）</w:t>
      </w:r>
    </w:p>
    <w:p w14:paraId="694919EE" w14:textId="567E0D5A" w:rsidR="00302D84" w:rsidRDefault="00066805" w:rsidP="0050084B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 w:rsidR="00C54C2C">
        <w:rPr>
          <w:rFonts w:ascii="微软雅黑" w:hAnsi="微软雅黑" w:hint="eastAsia"/>
          <w:sz w:val="18"/>
          <w:szCs w:val="20"/>
        </w:rPr>
        <w:t>最后一块设置支持板时，支持板</w:t>
      </w:r>
      <w:r w:rsidR="00302D84">
        <w:rPr>
          <w:rFonts w:ascii="微软雅黑" w:hAnsi="微软雅黑" w:hint="eastAsia"/>
          <w:sz w:val="18"/>
          <w:szCs w:val="20"/>
        </w:rPr>
        <w:t>和</w:t>
      </w:r>
      <w:r w:rsidR="00C54C2C">
        <w:rPr>
          <w:rFonts w:ascii="微软雅黑" w:hAnsi="微软雅黑" w:hint="eastAsia"/>
          <w:sz w:val="18"/>
          <w:szCs w:val="20"/>
        </w:rPr>
        <w:t>折流</w:t>
      </w:r>
      <w:proofErr w:type="gramStart"/>
      <w:r w:rsidR="00C54C2C">
        <w:rPr>
          <w:rFonts w:ascii="微软雅黑" w:hAnsi="微软雅黑" w:hint="eastAsia"/>
          <w:sz w:val="18"/>
          <w:szCs w:val="20"/>
        </w:rPr>
        <w:t>板</w:t>
      </w:r>
      <w:r w:rsidR="00302D84">
        <w:rPr>
          <w:rFonts w:ascii="微软雅黑" w:hAnsi="微软雅黑" w:hint="eastAsia"/>
          <w:sz w:val="18"/>
          <w:szCs w:val="20"/>
        </w:rPr>
        <w:t>始终</w:t>
      </w:r>
      <w:proofErr w:type="gramEnd"/>
      <w:r w:rsidR="00302D84">
        <w:rPr>
          <w:rFonts w:ascii="微软雅黑" w:hAnsi="微软雅黑" w:hint="eastAsia"/>
          <w:sz w:val="18"/>
          <w:szCs w:val="20"/>
        </w:rPr>
        <w:t>厚度相等</w:t>
      </w:r>
      <w:r>
        <w:rPr>
          <w:rFonts w:ascii="微软雅黑" w:hAnsi="微软雅黑" w:hint="eastAsia"/>
          <w:sz w:val="18"/>
          <w:szCs w:val="20"/>
        </w:rPr>
        <w:t>；【和下一条不能同时选择，只能二选一】</w:t>
      </w:r>
      <w:r w:rsidRPr="00302C08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（</w:t>
      </w:r>
      <w:r w:rsidRPr="00302C08">
        <w:rPr>
          <w:rFonts w:ascii="微软雅黑" w:hAnsi="微软雅黑"/>
          <w:b/>
          <w:bCs/>
          <w:color w:val="4472C4" w:themeColor="accent1"/>
          <w:sz w:val="18"/>
          <w:szCs w:val="20"/>
        </w:rPr>
        <w:t>20250424新增</w:t>
      </w:r>
      <w:r w:rsidR="0079448A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-自定</w:t>
      </w:r>
      <w:r w:rsidRPr="00302C08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）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2.15.4</w:t>
      </w:r>
      <w:r w:rsidR="0060602C">
        <w:rPr>
          <w:rFonts w:ascii="微软雅黑" w:hAnsi="微软雅黑" w:hint="eastAsia"/>
        </w:rPr>
        <w:t>）</w:t>
      </w:r>
    </w:p>
    <w:p w14:paraId="77EB0EBA" w14:textId="0754EB27" w:rsidR="00302D84" w:rsidRDefault="00302D84" w:rsidP="0050084B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="00C54C2C">
        <w:rPr>
          <w:rFonts w:ascii="微软雅黑" w:hAnsi="微软雅黑" w:hint="eastAsia"/>
          <w:sz w:val="18"/>
          <w:szCs w:val="20"/>
        </w:rPr>
        <w:t>最后一块设置支持板时，</w:t>
      </w:r>
      <w:r>
        <w:rPr>
          <w:rFonts w:ascii="微软雅黑" w:hAnsi="微软雅黑" w:hint="eastAsia"/>
          <w:sz w:val="18"/>
          <w:szCs w:val="20"/>
        </w:rPr>
        <w:t>根据公称直径，支持板厚度</w:t>
      </w:r>
      <w:r w:rsidR="00066805">
        <w:rPr>
          <w:rFonts w:ascii="微软雅黑" w:hAnsi="微软雅黑" w:hint="eastAsia"/>
          <w:sz w:val="18"/>
          <w:szCs w:val="20"/>
        </w:rPr>
        <w:t>在</w:t>
      </w:r>
      <w:r>
        <w:rPr>
          <w:rFonts w:ascii="微软雅黑" w:hAnsi="微软雅黑" w:hint="eastAsia"/>
          <w:sz w:val="18"/>
          <w:szCs w:val="20"/>
        </w:rPr>
        <w:t>折流板厚</w:t>
      </w:r>
      <w:proofErr w:type="gramStart"/>
      <w:r>
        <w:rPr>
          <w:rFonts w:ascii="微软雅黑" w:hAnsi="微软雅黑" w:hint="eastAsia"/>
          <w:sz w:val="18"/>
          <w:szCs w:val="20"/>
        </w:rPr>
        <w:t>度</w:t>
      </w:r>
      <w:r w:rsidR="00066805">
        <w:rPr>
          <w:rFonts w:ascii="微软雅黑" w:hAnsi="微软雅黑" w:hint="eastAsia"/>
          <w:sz w:val="18"/>
          <w:szCs w:val="20"/>
        </w:rPr>
        <w:t>基础</w:t>
      </w:r>
      <w:proofErr w:type="gramEnd"/>
      <w:r w:rsidR="00066805">
        <w:rPr>
          <w:rFonts w:ascii="微软雅黑" w:hAnsi="微软雅黑" w:hint="eastAsia"/>
          <w:sz w:val="18"/>
          <w:szCs w:val="20"/>
        </w:rPr>
        <w:t>上的</w:t>
      </w:r>
      <w:r>
        <w:rPr>
          <w:rFonts w:ascii="微软雅黑" w:hAnsi="微软雅黑" w:hint="eastAsia"/>
          <w:sz w:val="18"/>
          <w:szCs w:val="20"/>
        </w:rPr>
        <w:t>增量：</w:t>
      </w:r>
      <w:r w:rsidR="00066805" w:rsidRPr="00302C08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（</w:t>
      </w:r>
      <w:r w:rsidR="00066805" w:rsidRPr="00302C08">
        <w:rPr>
          <w:rFonts w:ascii="微软雅黑" w:hAnsi="微软雅黑"/>
          <w:b/>
          <w:bCs/>
          <w:color w:val="4472C4" w:themeColor="accent1"/>
          <w:sz w:val="18"/>
          <w:szCs w:val="20"/>
        </w:rPr>
        <w:t>20250424新增</w:t>
      </w:r>
      <w:r w:rsidR="0079448A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-自定</w:t>
      </w:r>
      <w:r w:rsidR="00066805" w:rsidRPr="00302C08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）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2.15.5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2.15.5</w:t>
      </w:r>
      <w:r w:rsidR="0060602C">
        <w:rPr>
          <w:rFonts w:ascii="微软雅黑" w:hAnsi="微软雅黑" w:hint="eastAsia"/>
        </w:rPr>
        <w:t>.1）</w:t>
      </w:r>
    </w:p>
    <w:tbl>
      <w:tblPr>
        <w:tblStyle w:val="a8"/>
        <w:tblW w:w="4690" w:type="pct"/>
        <w:jc w:val="center"/>
        <w:tblLook w:val="04A0" w:firstRow="1" w:lastRow="0" w:firstColumn="1" w:lastColumn="0" w:noHBand="0" w:noVBand="1"/>
      </w:tblPr>
      <w:tblGrid>
        <w:gridCol w:w="2049"/>
        <w:gridCol w:w="1551"/>
        <w:gridCol w:w="1552"/>
        <w:gridCol w:w="1552"/>
        <w:gridCol w:w="1552"/>
        <w:gridCol w:w="1552"/>
      </w:tblGrid>
      <w:tr w:rsidR="00D533A3" w14:paraId="30FA851D" w14:textId="77777777" w:rsidTr="00302C08">
        <w:trPr>
          <w:jc w:val="center"/>
        </w:trPr>
        <w:tc>
          <w:tcPr>
            <w:tcW w:w="2049" w:type="dxa"/>
            <w:vAlign w:val="center"/>
          </w:tcPr>
          <w:p w14:paraId="5069B2EF" w14:textId="32DB44B7" w:rsidR="00D533A3" w:rsidRDefault="00D533A3" w:rsidP="00302C08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公称直径DN</w:t>
            </w:r>
          </w:p>
        </w:tc>
        <w:tc>
          <w:tcPr>
            <w:tcW w:w="1551" w:type="dxa"/>
            <w:vAlign w:val="center"/>
          </w:tcPr>
          <w:p w14:paraId="020264A1" w14:textId="7B982EB2" w:rsidR="00D533A3" w:rsidRDefault="00D533A3" w:rsidP="003B028E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>
              <w:rPr>
                <w:rFonts w:ascii="微软雅黑" w:hAnsi="微软雅黑"/>
                <w:sz w:val="18"/>
                <w:szCs w:val="20"/>
              </w:rPr>
              <w:t>6</w:t>
            </w:r>
            <w:r>
              <w:rPr>
                <w:rFonts w:ascii="微软雅黑" w:hAnsi="微软雅黑" w:hint="eastAsia"/>
                <w:sz w:val="18"/>
                <w:szCs w:val="20"/>
              </w:rPr>
              <w:t>00</w:t>
            </w:r>
          </w:p>
        </w:tc>
        <w:tc>
          <w:tcPr>
            <w:tcW w:w="1552" w:type="dxa"/>
            <w:vAlign w:val="center"/>
          </w:tcPr>
          <w:p w14:paraId="30DB13E2" w14:textId="7AA58ED6" w:rsidR="00D533A3" w:rsidRDefault="00D533A3" w:rsidP="00FE4F80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6</w:t>
            </w:r>
            <w:r>
              <w:rPr>
                <w:rFonts w:ascii="微软雅黑" w:hAnsi="微软雅黑"/>
                <w:sz w:val="18"/>
                <w:szCs w:val="20"/>
              </w:rPr>
              <w:t xml:space="preserve">00&lt; </w:t>
            </w: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>
              <w:rPr>
                <w:rFonts w:ascii="微软雅黑" w:hAnsi="微软雅黑"/>
                <w:sz w:val="18"/>
                <w:szCs w:val="20"/>
              </w:rPr>
              <w:t>12</w:t>
            </w:r>
            <w:r>
              <w:rPr>
                <w:rFonts w:ascii="微软雅黑" w:hAnsi="微软雅黑" w:hint="eastAsia"/>
                <w:sz w:val="18"/>
                <w:szCs w:val="20"/>
              </w:rPr>
              <w:t>00</w:t>
            </w:r>
          </w:p>
        </w:tc>
        <w:tc>
          <w:tcPr>
            <w:tcW w:w="1552" w:type="dxa"/>
            <w:vAlign w:val="center"/>
          </w:tcPr>
          <w:p w14:paraId="500931E6" w14:textId="43586220" w:rsidR="00D533A3" w:rsidRDefault="00D533A3" w:rsidP="00FE4F80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/>
                <w:sz w:val="18"/>
                <w:szCs w:val="20"/>
              </w:rPr>
              <w:t xml:space="preserve">1200&lt; </w:t>
            </w: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>
              <w:rPr>
                <w:rFonts w:ascii="微软雅黑" w:hAnsi="微软雅黑"/>
                <w:sz w:val="18"/>
                <w:szCs w:val="20"/>
              </w:rPr>
              <w:t>25</w:t>
            </w:r>
            <w:r>
              <w:rPr>
                <w:rFonts w:ascii="微软雅黑" w:hAnsi="微软雅黑" w:hint="eastAsia"/>
                <w:sz w:val="18"/>
                <w:szCs w:val="20"/>
              </w:rPr>
              <w:t>00</w:t>
            </w:r>
          </w:p>
        </w:tc>
        <w:tc>
          <w:tcPr>
            <w:tcW w:w="1552" w:type="dxa"/>
            <w:vAlign w:val="center"/>
          </w:tcPr>
          <w:p w14:paraId="301157D4" w14:textId="00B03FD7" w:rsidR="00D533A3" w:rsidRDefault="00D533A3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/>
                <w:sz w:val="18"/>
                <w:szCs w:val="20"/>
              </w:rPr>
              <w:t xml:space="preserve">2500&lt; </w:t>
            </w:r>
            <w:r>
              <w:rPr>
                <w:rFonts w:ascii="微软雅黑" w:hAnsi="微软雅黑" w:hint="eastAsia"/>
                <w:sz w:val="18"/>
                <w:szCs w:val="20"/>
              </w:rPr>
              <w:t>≤</w:t>
            </w:r>
            <w:r>
              <w:rPr>
                <w:rFonts w:ascii="微软雅黑" w:hAnsi="微软雅黑"/>
                <w:sz w:val="18"/>
                <w:szCs w:val="20"/>
              </w:rPr>
              <w:t>35</w:t>
            </w:r>
            <w:r>
              <w:rPr>
                <w:rFonts w:ascii="微软雅黑" w:hAnsi="微软雅黑" w:hint="eastAsia"/>
                <w:sz w:val="18"/>
                <w:szCs w:val="20"/>
              </w:rPr>
              <w:t>00</w:t>
            </w:r>
          </w:p>
        </w:tc>
        <w:tc>
          <w:tcPr>
            <w:tcW w:w="1552" w:type="dxa"/>
            <w:vAlign w:val="center"/>
          </w:tcPr>
          <w:p w14:paraId="5F96A310" w14:textId="1BECF6DC" w:rsidR="00D533A3" w:rsidRDefault="00D533A3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&gt;</w:t>
            </w:r>
            <w:r>
              <w:rPr>
                <w:rFonts w:ascii="微软雅黑" w:hAnsi="微软雅黑"/>
                <w:sz w:val="18"/>
                <w:szCs w:val="20"/>
              </w:rPr>
              <w:t>35</w:t>
            </w:r>
            <w:r>
              <w:rPr>
                <w:rFonts w:ascii="微软雅黑" w:hAnsi="微软雅黑" w:hint="eastAsia"/>
                <w:sz w:val="18"/>
                <w:szCs w:val="20"/>
              </w:rPr>
              <w:t>00</w:t>
            </w:r>
          </w:p>
        </w:tc>
      </w:tr>
      <w:tr w:rsidR="00D533A3" w14:paraId="45F8E28E" w14:textId="77777777" w:rsidTr="00302C08">
        <w:trPr>
          <w:jc w:val="center"/>
        </w:trPr>
        <w:tc>
          <w:tcPr>
            <w:tcW w:w="2049" w:type="dxa"/>
            <w:vAlign w:val="center"/>
          </w:tcPr>
          <w:p w14:paraId="15D17D62" w14:textId="35705E37" w:rsidR="00D533A3" w:rsidRDefault="00D533A3" w:rsidP="00302C08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支持板厚度在折流板厚</w:t>
            </w:r>
            <w:proofErr w:type="gramStart"/>
            <w:r>
              <w:rPr>
                <w:rFonts w:ascii="微软雅黑" w:hAnsi="微软雅黑" w:hint="eastAsia"/>
                <w:sz w:val="18"/>
                <w:szCs w:val="20"/>
              </w:rPr>
              <w:t>度基础</w:t>
            </w:r>
            <w:proofErr w:type="gramEnd"/>
            <w:r>
              <w:rPr>
                <w:rFonts w:ascii="微软雅黑" w:hAnsi="微软雅黑" w:hint="eastAsia"/>
                <w:sz w:val="18"/>
                <w:szCs w:val="20"/>
              </w:rPr>
              <w:t>上的增量</w:t>
            </w:r>
          </w:p>
        </w:tc>
        <w:tc>
          <w:tcPr>
            <w:tcW w:w="1551" w:type="dxa"/>
            <w:vAlign w:val="center"/>
          </w:tcPr>
          <w:p w14:paraId="20C3D5E5" w14:textId="20FF1892" w:rsidR="00D533A3" w:rsidRPr="00A50A7B" w:rsidRDefault="00D533A3" w:rsidP="003B028E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1552" w:type="dxa"/>
            <w:vAlign w:val="center"/>
          </w:tcPr>
          <w:p w14:paraId="13F17C00" w14:textId="2584707F" w:rsidR="00D533A3" w:rsidRPr="00A50A7B" w:rsidRDefault="00D533A3" w:rsidP="00FE4F8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2</w:t>
            </w:r>
          </w:p>
        </w:tc>
        <w:tc>
          <w:tcPr>
            <w:tcW w:w="1552" w:type="dxa"/>
            <w:vAlign w:val="center"/>
          </w:tcPr>
          <w:p w14:paraId="2F9D270A" w14:textId="48CD414B" w:rsidR="00D533A3" w:rsidRPr="00A50A7B" w:rsidRDefault="00D533A3" w:rsidP="00FE4F80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4</w:t>
            </w:r>
          </w:p>
        </w:tc>
        <w:tc>
          <w:tcPr>
            <w:tcW w:w="1552" w:type="dxa"/>
            <w:vAlign w:val="center"/>
          </w:tcPr>
          <w:p w14:paraId="0C6A86D9" w14:textId="4E6085A1" w:rsidR="00D533A3" w:rsidRPr="00A50A7B" w:rsidRDefault="00D533A3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6</w:t>
            </w:r>
          </w:p>
        </w:tc>
        <w:tc>
          <w:tcPr>
            <w:tcW w:w="1552" w:type="dxa"/>
            <w:vAlign w:val="center"/>
          </w:tcPr>
          <w:p w14:paraId="322EBC41" w14:textId="1F1DD52F" w:rsidR="00D533A3" w:rsidRPr="00A50A7B" w:rsidRDefault="00D533A3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A50A7B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8</w:t>
            </w:r>
          </w:p>
        </w:tc>
      </w:tr>
    </w:tbl>
    <w:p w14:paraId="5F668F6F" w14:textId="1AC8D6FF" w:rsidR="000C5269" w:rsidRDefault="000C5269" w:rsidP="000C5269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当折流板缺口为竖直方向时，</w:t>
      </w:r>
      <w:r>
        <w:rPr>
          <w:rFonts w:ascii="微软雅黑" w:hAnsi="微软雅黑" w:hint="eastAsia"/>
          <w:sz w:val="18"/>
          <w:szCs w:val="18"/>
        </w:rPr>
        <w:t>靠近管板的第一块折流板缺口在右侧</w:t>
      </w:r>
      <w:r w:rsidR="00D95FD9">
        <w:rPr>
          <w:rFonts w:ascii="微软雅黑" w:hAnsi="微软雅黑" w:hint="eastAsia"/>
          <w:sz w:val="18"/>
          <w:szCs w:val="18"/>
        </w:rPr>
        <w:t>（9</w:t>
      </w:r>
      <w:r w:rsidR="00D95FD9">
        <w:rPr>
          <w:rFonts w:ascii="微软雅黑" w:hAnsi="微软雅黑"/>
          <w:sz w:val="18"/>
          <w:szCs w:val="18"/>
        </w:rPr>
        <w:t>0</w:t>
      </w:r>
      <w:r w:rsidR="00D95FD9" w:rsidRPr="005953A4">
        <w:rPr>
          <w:rFonts w:ascii="微软雅黑" w:hAnsi="微软雅黑" w:hint="eastAsia"/>
          <w:sz w:val="18"/>
          <w:szCs w:val="18"/>
        </w:rPr>
        <w:t>°</w:t>
      </w:r>
      <w:r w:rsidR="00D95FD9">
        <w:rPr>
          <w:rFonts w:ascii="微软雅黑" w:hAnsi="微软雅黑" w:hint="eastAsia"/>
          <w:sz w:val="18"/>
          <w:szCs w:val="18"/>
        </w:rPr>
        <w:t>方向）</w:t>
      </w:r>
      <w:r>
        <w:rPr>
          <w:rFonts w:ascii="微软雅黑" w:hAnsi="微软雅黑" w:hint="eastAsia"/>
          <w:sz w:val="18"/>
          <w:szCs w:val="18"/>
        </w:rPr>
        <w:t>。</w:t>
      </w:r>
      <w:r w:rsidRPr="006F3649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（2</w:t>
      </w:r>
      <w:r w:rsidRPr="006F3649">
        <w:rPr>
          <w:rFonts w:ascii="微软雅黑" w:hAnsi="微软雅黑"/>
          <w:b/>
          <w:bCs/>
          <w:color w:val="4472C4" w:themeColor="accent1"/>
          <w:sz w:val="18"/>
          <w:szCs w:val="20"/>
        </w:rPr>
        <w:t>0250424</w:t>
      </w:r>
      <w:r w:rsidRPr="006F3649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新增</w:t>
      </w:r>
      <w:r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-自定</w:t>
      </w:r>
      <w:r w:rsidRPr="006F3649">
        <w:rPr>
          <w:rFonts w:ascii="微软雅黑" w:hAnsi="微软雅黑" w:hint="eastAsia"/>
          <w:b/>
          <w:bCs/>
          <w:color w:val="4472C4" w:themeColor="accent1"/>
          <w:sz w:val="18"/>
          <w:szCs w:val="20"/>
        </w:rPr>
        <w:t>）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2.15.6</w:t>
      </w:r>
      <w:r w:rsidR="0060602C">
        <w:rPr>
          <w:rFonts w:ascii="微软雅黑" w:hAnsi="微软雅黑" w:hint="eastAsia"/>
        </w:rPr>
        <w:t>）</w:t>
      </w:r>
    </w:p>
    <w:p w14:paraId="75BC10DB" w14:textId="77777777" w:rsidR="00D533A3" w:rsidRPr="00302C08" w:rsidRDefault="00D533A3" w:rsidP="00302C08">
      <w:pPr>
        <w:ind w:left="420"/>
        <w:rPr>
          <w:rFonts w:ascii="微软雅黑" w:hAnsi="微软雅黑" w:hint="eastAsia"/>
          <w:sz w:val="18"/>
          <w:szCs w:val="20"/>
        </w:rPr>
      </w:pPr>
    </w:p>
    <w:p w14:paraId="4BCEE573" w14:textId="438D494A" w:rsidR="00777209" w:rsidRPr="00A50A7B" w:rsidRDefault="00A50A7B" w:rsidP="00A50A7B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A50A7B">
        <w:rPr>
          <w:rFonts w:ascii="微软雅黑" w:hAnsi="微软雅黑" w:hint="eastAsia"/>
        </w:rPr>
        <w:t>防松支耳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2.16</w:t>
      </w:r>
      <w:r w:rsidR="0060602C">
        <w:rPr>
          <w:rFonts w:ascii="微软雅黑" w:hAnsi="微软雅黑" w:hint="eastAsia"/>
        </w:rPr>
        <w:t>）</w:t>
      </w:r>
    </w:p>
    <w:tbl>
      <w:tblPr>
        <w:tblStyle w:val="a8"/>
        <w:tblW w:w="4000" w:type="pct"/>
        <w:jc w:val="center"/>
        <w:tblLook w:val="04A0" w:firstRow="1" w:lastRow="0" w:firstColumn="1" w:lastColumn="0" w:noHBand="0" w:noVBand="1"/>
      </w:tblPr>
      <w:tblGrid>
        <w:gridCol w:w="2060"/>
        <w:gridCol w:w="2069"/>
        <w:gridCol w:w="2099"/>
        <w:gridCol w:w="2137"/>
      </w:tblGrid>
      <w:tr w:rsidR="00A50A7B" w14:paraId="1EB32ADC" w14:textId="77777777" w:rsidTr="00A50A7B">
        <w:trPr>
          <w:jc w:val="center"/>
        </w:trPr>
        <w:tc>
          <w:tcPr>
            <w:tcW w:w="2107" w:type="dxa"/>
          </w:tcPr>
          <w:p w14:paraId="5B454FC2" w14:textId="77777777" w:rsidR="00A50A7B" w:rsidRDefault="00A50A7B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DN</w:t>
            </w:r>
          </w:p>
        </w:tc>
        <w:tc>
          <w:tcPr>
            <w:tcW w:w="2116" w:type="dxa"/>
          </w:tcPr>
          <w:p w14:paraId="0D119D4C" w14:textId="77777777" w:rsidR="00A50A7B" w:rsidRDefault="00A50A7B" w:rsidP="00A50A7B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≤800</w:t>
            </w:r>
          </w:p>
        </w:tc>
        <w:tc>
          <w:tcPr>
            <w:tcW w:w="2144" w:type="dxa"/>
          </w:tcPr>
          <w:p w14:paraId="77CC1B96" w14:textId="77777777" w:rsidR="00A50A7B" w:rsidRDefault="00A50A7B" w:rsidP="00A50A7B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≤2000</w:t>
            </w:r>
          </w:p>
        </w:tc>
        <w:tc>
          <w:tcPr>
            <w:tcW w:w="2179" w:type="dxa"/>
          </w:tcPr>
          <w:p w14:paraId="6C4B456C" w14:textId="77777777" w:rsidR="00A50A7B" w:rsidRDefault="00A50A7B" w:rsidP="00A50A7B">
            <w:pPr>
              <w:jc w:val="center"/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&gt;2000</w:t>
            </w:r>
          </w:p>
        </w:tc>
      </w:tr>
      <w:tr w:rsidR="00A50A7B" w14:paraId="3C594EE1" w14:textId="77777777" w:rsidTr="00A50A7B">
        <w:trPr>
          <w:jc w:val="center"/>
        </w:trPr>
        <w:tc>
          <w:tcPr>
            <w:tcW w:w="2107" w:type="dxa"/>
          </w:tcPr>
          <w:p w14:paraId="5A7FFFAE" w14:textId="77777777" w:rsidR="00A50A7B" w:rsidRDefault="00A50A7B">
            <w:pPr>
              <w:rPr>
                <w:rFonts w:ascii="微软雅黑" w:hAnsi="微软雅黑" w:hint="eastAsia"/>
                <w:sz w:val="18"/>
                <w:szCs w:val="20"/>
              </w:rPr>
            </w:pPr>
            <w:r>
              <w:rPr>
                <w:rFonts w:ascii="微软雅黑" w:hAnsi="微软雅黑" w:hint="eastAsia"/>
                <w:sz w:val="18"/>
                <w:szCs w:val="20"/>
              </w:rPr>
              <w:t>防松</w:t>
            </w:r>
            <w:proofErr w:type="gramStart"/>
            <w:r>
              <w:rPr>
                <w:rFonts w:ascii="微软雅黑" w:hAnsi="微软雅黑" w:hint="eastAsia"/>
                <w:sz w:val="18"/>
                <w:szCs w:val="20"/>
              </w:rPr>
              <w:t>支耳设置</w:t>
            </w:r>
            <w:proofErr w:type="gramEnd"/>
            <w:r>
              <w:rPr>
                <w:rFonts w:ascii="微软雅黑" w:hAnsi="微软雅黑" w:hint="eastAsia"/>
                <w:sz w:val="18"/>
                <w:szCs w:val="20"/>
              </w:rPr>
              <w:t>数量</w:t>
            </w:r>
          </w:p>
        </w:tc>
        <w:tc>
          <w:tcPr>
            <w:tcW w:w="2116" w:type="dxa"/>
          </w:tcPr>
          <w:p w14:paraId="7B80942B" w14:textId="77777777" w:rsidR="00A50A7B" w:rsidRPr="00A50A7B" w:rsidRDefault="00A50A7B" w:rsidP="00A50A7B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A50A7B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2</w:t>
            </w:r>
          </w:p>
        </w:tc>
        <w:tc>
          <w:tcPr>
            <w:tcW w:w="2144" w:type="dxa"/>
          </w:tcPr>
          <w:p w14:paraId="0EC12D49" w14:textId="77777777" w:rsidR="00A50A7B" w:rsidRPr="00A50A7B" w:rsidRDefault="00A50A7B" w:rsidP="00A50A7B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A50A7B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4</w:t>
            </w:r>
          </w:p>
        </w:tc>
        <w:tc>
          <w:tcPr>
            <w:tcW w:w="2179" w:type="dxa"/>
          </w:tcPr>
          <w:p w14:paraId="23F30025" w14:textId="77777777" w:rsidR="00A50A7B" w:rsidRPr="00A50A7B" w:rsidRDefault="00A50A7B" w:rsidP="00A50A7B">
            <w:pPr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A50A7B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8</w:t>
            </w:r>
          </w:p>
        </w:tc>
      </w:tr>
    </w:tbl>
    <w:p w14:paraId="4933D37F" w14:textId="77777777" w:rsidR="002860F9" w:rsidRDefault="002860F9" w:rsidP="004B3459">
      <w:pPr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64458D18" w14:textId="77777777" w:rsidR="002860F9" w:rsidRPr="009B2974" w:rsidRDefault="002860F9" w:rsidP="004B3459">
      <w:pPr>
        <w:rPr>
          <w:rFonts w:ascii="微软雅黑" w:hAnsi="微软雅黑" w:hint="eastAsia"/>
          <w:color w:val="FF0000"/>
          <w:sz w:val="18"/>
          <w:szCs w:val="20"/>
        </w:rPr>
      </w:pPr>
      <w:r w:rsidRPr="009B2974">
        <w:rPr>
          <w:rFonts w:ascii="微软雅黑" w:hAnsi="微软雅黑" w:hint="eastAsia"/>
          <w:color w:val="FF0000"/>
          <w:sz w:val="18"/>
          <w:szCs w:val="20"/>
          <w:highlight w:val="yellow"/>
        </w:rPr>
        <w:t>2</w:t>
      </w:r>
      <w:r w:rsidRPr="009B2974">
        <w:rPr>
          <w:rFonts w:ascii="微软雅黑" w:hAnsi="微软雅黑"/>
          <w:color w:val="FF0000"/>
          <w:sz w:val="18"/>
          <w:szCs w:val="20"/>
          <w:highlight w:val="yellow"/>
        </w:rPr>
        <w:t>5%</w:t>
      </w:r>
      <w:r w:rsidRPr="009B2974">
        <w:rPr>
          <w:rFonts w:ascii="微软雅黑" w:hAnsi="微软雅黑" w:hint="eastAsia"/>
          <w:color w:val="FF0000"/>
          <w:sz w:val="18"/>
          <w:szCs w:val="20"/>
          <w:highlight w:val="yellow"/>
        </w:rPr>
        <w:t>数量？</w:t>
      </w:r>
    </w:p>
    <w:p w14:paraId="5B42C961" w14:textId="77777777" w:rsidR="002860F9" w:rsidRDefault="002860F9" w:rsidP="004B3459">
      <w:pPr>
        <w:rPr>
          <w:rFonts w:ascii="微软雅黑" w:hAnsi="微软雅黑" w:hint="eastAsia"/>
          <w:color w:val="4472C4" w:themeColor="accent1"/>
          <w:sz w:val="18"/>
          <w:szCs w:val="20"/>
        </w:rPr>
      </w:pPr>
    </w:p>
    <w:p w14:paraId="2C346B27" w14:textId="77777777" w:rsidR="004B3459" w:rsidRPr="00101183" w:rsidRDefault="004B3459" w:rsidP="004B3459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101183">
        <w:rPr>
          <w:rFonts w:ascii="微软雅黑" w:hAnsi="微软雅黑" w:hint="eastAsia"/>
          <w:color w:val="4472C4" w:themeColor="accent1"/>
          <w:sz w:val="18"/>
          <w:szCs w:val="20"/>
        </w:rPr>
        <w:t>表格取值说明：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根据输入文件中的“公称直径”，直接选取</w:t>
      </w:r>
      <w:r w:rsidR="001E459C">
        <w:rPr>
          <w:rFonts w:ascii="微软雅黑" w:hAnsi="微软雅黑" w:hint="eastAsia"/>
          <w:color w:val="4472C4" w:themeColor="accent1"/>
          <w:sz w:val="18"/>
          <w:szCs w:val="20"/>
        </w:rPr>
        <w:t>，输出至？设计计算程序选用支耳。</w:t>
      </w:r>
    </w:p>
    <w:p w14:paraId="71FF73A2" w14:textId="77777777" w:rsidR="00A50A7B" w:rsidRPr="00212688" w:rsidRDefault="00212688">
      <w:pPr>
        <w:rPr>
          <w:rFonts w:ascii="微软雅黑" w:hAnsi="微软雅黑" w:hint="eastAsia"/>
          <w:color w:val="4472C4" w:themeColor="accent1"/>
          <w:sz w:val="18"/>
          <w:szCs w:val="20"/>
        </w:rPr>
      </w:pPr>
      <w:r w:rsidRPr="00212688">
        <w:rPr>
          <w:rFonts w:ascii="微软雅黑" w:hAnsi="微软雅黑" w:hint="eastAsia"/>
          <w:color w:val="4472C4" w:themeColor="accent1"/>
          <w:sz w:val="18"/>
          <w:szCs w:val="20"/>
        </w:rPr>
        <w:t>带</w:t>
      </w:r>
      <w:proofErr w:type="gramStart"/>
      <w:r w:rsidRPr="00212688">
        <w:rPr>
          <w:rFonts w:ascii="微软雅黑" w:hAnsi="微软雅黑" w:hint="eastAsia"/>
          <w:color w:val="4472C4" w:themeColor="accent1"/>
          <w:sz w:val="18"/>
          <w:szCs w:val="20"/>
        </w:rPr>
        <w:t>肩螺柱数量取防松支耳</w:t>
      </w:r>
      <w:proofErr w:type="gramEnd"/>
      <w:r w:rsidRPr="00212688">
        <w:rPr>
          <w:rFonts w:ascii="微软雅黑" w:hAnsi="微软雅黑" w:hint="eastAsia"/>
          <w:color w:val="4472C4" w:themeColor="accent1"/>
          <w:sz w:val="18"/>
          <w:szCs w:val="20"/>
        </w:rPr>
        <w:t>数量</w:t>
      </w:r>
      <w:r w:rsidR="009A59A8">
        <w:rPr>
          <w:rFonts w:ascii="微软雅黑" w:hAnsi="微软雅黑" w:hint="eastAsia"/>
          <w:color w:val="4472C4" w:themeColor="accent1"/>
          <w:sz w:val="18"/>
          <w:szCs w:val="20"/>
        </w:rPr>
        <w:t>。</w:t>
      </w:r>
      <w:r w:rsidR="001E459C">
        <w:rPr>
          <w:rFonts w:ascii="微软雅黑" w:hAnsi="微软雅黑" w:hint="eastAsia"/>
          <w:color w:val="4472C4" w:themeColor="accent1"/>
          <w:sz w:val="18"/>
          <w:szCs w:val="20"/>
        </w:rPr>
        <w:t>输出至？设计计算程序。</w:t>
      </w:r>
    </w:p>
    <w:p w14:paraId="7003FE17" w14:textId="77777777" w:rsidR="00F261F6" w:rsidRDefault="00F261F6">
      <w:pPr>
        <w:rPr>
          <w:rFonts w:ascii="微软雅黑" w:hAnsi="微软雅黑" w:hint="eastAsia"/>
          <w:sz w:val="18"/>
          <w:szCs w:val="20"/>
        </w:rPr>
      </w:pPr>
    </w:p>
    <w:p w14:paraId="6437BC74" w14:textId="77777777" w:rsidR="00002260" w:rsidRDefault="00002260">
      <w:pPr>
        <w:rPr>
          <w:rFonts w:ascii="微软雅黑" w:hAnsi="微软雅黑" w:hint="eastAsia"/>
          <w:sz w:val="18"/>
          <w:szCs w:val="20"/>
        </w:rPr>
      </w:pPr>
    </w:p>
    <w:p w14:paraId="494590F9" w14:textId="77777777" w:rsidR="00002260" w:rsidRPr="00002260" w:rsidRDefault="00002260" w:rsidP="00002260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002260">
        <w:rPr>
          <w:rFonts w:ascii="微软雅黑" w:hAnsi="微软雅黑" w:hint="eastAsia"/>
        </w:rPr>
        <w:t>防冲挡板</w:t>
      </w:r>
    </w:p>
    <w:p w14:paraId="0CD76A57" w14:textId="5C13049D" w:rsidR="00F261F6" w:rsidRDefault="00002260" w:rsidP="0000226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002260">
        <w:rPr>
          <w:rFonts w:ascii="微软雅黑" w:hAnsi="微软雅黑"/>
          <w:bCs/>
          <w:sz w:val="18"/>
          <w:szCs w:val="20"/>
        </w:rPr>
        <w:t>防冲板表面</w:t>
      </w:r>
      <w:proofErr w:type="gramEnd"/>
      <w:r w:rsidRPr="00002260">
        <w:rPr>
          <w:rFonts w:ascii="微软雅黑" w:hAnsi="微软雅黑"/>
          <w:bCs/>
          <w:sz w:val="18"/>
          <w:szCs w:val="20"/>
        </w:rPr>
        <w:t>与壳程圆筒内壁距离不小于接管</w:t>
      </w:r>
      <w:r w:rsidRPr="00E6198A">
        <w:rPr>
          <w:rFonts w:ascii="微软雅黑" w:hAnsi="微软雅黑"/>
          <w:b/>
          <w:color w:val="FF0000"/>
          <w:sz w:val="18"/>
          <w:szCs w:val="20"/>
        </w:rPr>
        <w:t>外径</w:t>
      </w:r>
      <w:r w:rsidR="00E6198A" w:rsidRPr="00E6198A">
        <w:rPr>
          <w:rFonts w:ascii="微软雅黑" w:hAnsi="微软雅黑" w:hint="eastAsia"/>
          <w:b/>
          <w:color w:val="FF0000"/>
          <w:sz w:val="18"/>
          <w:szCs w:val="20"/>
        </w:rPr>
        <w:t>/内径</w:t>
      </w:r>
      <w:r w:rsidRPr="00002260">
        <w:rPr>
          <w:rFonts w:ascii="微软雅黑" w:hAnsi="微软雅黑"/>
          <w:bCs/>
          <w:sz w:val="18"/>
          <w:szCs w:val="20"/>
        </w:rPr>
        <w:t>的</w:t>
      </w:r>
      <w:r w:rsidRPr="00002260">
        <w:rPr>
          <w:rFonts w:ascii="微软雅黑" w:hAnsi="微软雅黑"/>
          <w:b/>
          <w:color w:val="FF0000"/>
          <w:sz w:val="18"/>
          <w:szCs w:val="20"/>
        </w:rPr>
        <w:t>1/4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2.17.1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2.17.1.1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2.17.1.</w:t>
      </w:r>
      <w:r w:rsidR="0060602C">
        <w:rPr>
          <w:rFonts w:ascii="微软雅黑" w:hAnsi="微软雅黑" w:hint="eastAsia"/>
        </w:rPr>
        <w:t>2）</w:t>
      </w:r>
    </w:p>
    <w:p w14:paraId="3F1742D4" w14:textId="77777777" w:rsidR="002A0DB2" w:rsidRDefault="002A0DB2" w:rsidP="002A0DB2">
      <w:pPr>
        <w:rPr>
          <w:rFonts w:ascii="微软雅黑" w:hAnsi="微软雅黑" w:hint="eastAsia"/>
          <w:sz w:val="18"/>
          <w:szCs w:val="20"/>
        </w:rPr>
      </w:pPr>
    </w:p>
    <w:p w14:paraId="7A6B93D5" w14:textId="77777777" w:rsidR="002A0DB2" w:rsidRPr="00E175CE" w:rsidRDefault="00E175CE" w:rsidP="00E175CE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 w:rsidRPr="00E175CE">
        <w:rPr>
          <w:rFonts w:ascii="微软雅黑" w:hAnsi="微软雅黑" w:hint="eastAsia"/>
        </w:rPr>
        <w:lastRenderedPageBreak/>
        <w:t>偏心锥壳</w:t>
      </w:r>
    </w:p>
    <w:p w14:paraId="0C1343E6" w14:textId="77777777" w:rsidR="002A0DB2" w:rsidRDefault="002A0DB2" w:rsidP="002A0DB2">
      <w:pPr>
        <w:rPr>
          <w:rFonts w:ascii="微软雅黑" w:hAnsi="微软雅黑" w:hint="eastAsia"/>
          <w:sz w:val="18"/>
          <w:szCs w:val="20"/>
        </w:rPr>
      </w:pPr>
    </w:p>
    <w:p w14:paraId="5A208939" w14:textId="77777777" w:rsidR="002A0DB2" w:rsidRDefault="002A0DB2" w:rsidP="002A0DB2">
      <w:pPr>
        <w:rPr>
          <w:rFonts w:ascii="微软雅黑" w:hAnsi="微软雅黑" w:hint="eastAsia"/>
          <w:sz w:val="18"/>
          <w:szCs w:val="20"/>
        </w:rPr>
      </w:pPr>
    </w:p>
    <w:p w14:paraId="17DF2C84" w14:textId="69EE9F34" w:rsidR="00220572" w:rsidRPr="00E175CE" w:rsidRDefault="00220572" w:rsidP="00220572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bookmarkStart w:id="2134" w:name="_Hlk179809606"/>
      <w:r>
        <w:rPr>
          <w:rFonts w:ascii="微软雅黑" w:hAnsi="微软雅黑" w:hint="eastAsia"/>
        </w:rPr>
        <w:t>保温（保冷）支撑</w:t>
      </w:r>
      <w:bookmarkEnd w:id="2134"/>
      <w:r>
        <w:rPr>
          <w:rFonts w:ascii="微软雅黑" w:hAnsi="微软雅黑" w:hint="eastAsia"/>
        </w:rPr>
        <w:t xml:space="preserve"> </w:t>
      </w:r>
      <w:r>
        <w:rPr>
          <w:rFonts w:ascii="微软雅黑" w:hAnsi="微软雅黑"/>
        </w:rPr>
        <w:t xml:space="preserve"> 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>
        <w:rPr>
          <w:rFonts w:ascii="微软雅黑" w:hAnsi="微软雅黑"/>
          <w:color w:val="4472C4" w:themeColor="accent1"/>
          <w:sz w:val="18"/>
          <w:szCs w:val="20"/>
        </w:rPr>
        <w:t>0241020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67BB8729" w14:textId="77777777" w:rsidR="00220572" w:rsidRPr="00B85AA5" w:rsidRDefault="00220572" w:rsidP="00220572">
      <w:pPr>
        <w:pStyle w:val="a0"/>
        <w:numPr>
          <w:ilvl w:val="0"/>
          <w:numId w:val="31"/>
        </w:numPr>
        <w:ind w:firstLineChars="0"/>
        <w:rPr>
          <w:rFonts w:ascii="微软雅黑" w:hAnsi="微软雅黑" w:hint="eastAsia"/>
          <w:sz w:val="24"/>
          <w:szCs w:val="28"/>
        </w:rPr>
      </w:pPr>
      <w:r w:rsidRPr="00432600">
        <w:rPr>
          <w:rFonts w:ascii="微软雅黑" w:hAnsi="微软雅黑" w:hint="eastAsia"/>
          <w:sz w:val="24"/>
          <w:szCs w:val="28"/>
        </w:rPr>
        <w:t>保温（保冷）支撑</w:t>
      </w:r>
      <w:r>
        <w:rPr>
          <w:rFonts w:ascii="微软雅黑" w:hAnsi="微软雅黑" w:hint="eastAsia"/>
          <w:sz w:val="24"/>
          <w:szCs w:val="28"/>
        </w:rPr>
        <w:t>间距</w:t>
      </w:r>
    </w:p>
    <w:p w14:paraId="203D2D7A" w14:textId="56138971" w:rsidR="00220572" w:rsidRDefault="00220572" w:rsidP="00220572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保温支撑</w:t>
      </w:r>
      <w:r w:rsidRPr="00A16E13">
        <w:rPr>
          <w:rFonts w:ascii="微软雅黑" w:hAnsi="微软雅黑" w:hint="eastAsia"/>
          <w:sz w:val="18"/>
          <w:szCs w:val="20"/>
        </w:rPr>
        <w:t>间距</w:t>
      </w:r>
      <w:r>
        <w:rPr>
          <w:rFonts w:ascii="微软雅黑" w:hAnsi="微软雅黑" w:hint="eastAsia"/>
          <w:sz w:val="18"/>
          <w:szCs w:val="20"/>
        </w:rPr>
        <w:t>范围</w:t>
      </w:r>
      <w:r w:rsidRPr="00A16E13">
        <w:rPr>
          <w:rFonts w:ascii="微软雅黑" w:hAnsi="微软雅黑" w:hint="eastAsia"/>
          <w:sz w:val="18"/>
          <w:szCs w:val="20"/>
        </w:rPr>
        <w:t>为</w:t>
      </w:r>
      <w:r w:rsidRPr="00F55466">
        <w:rPr>
          <w:rFonts w:ascii="微软雅黑" w:hAnsi="微软雅黑" w:hint="eastAsia"/>
          <w:b/>
          <w:color w:val="C00000"/>
          <w:sz w:val="18"/>
          <w:szCs w:val="20"/>
        </w:rPr>
        <w:t>5</w:t>
      </w:r>
      <w:r>
        <w:rPr>
          <w:rFonts w:ascii="微软雅黑" w:hAnsi="微软雅黑"/>
          <w:b/>
          <w:color w:val="C00000"/>
          <w:sz w:val="18"/>
          <w:szCs w:val="20"/>
        </w:rPr>
        <w:t>0</w:t>
      </w:r>
      <w:r w:rsidRPr="00F55466">
        <w:rPr>
          <w:rFonts w:ascii="微软雅黑" w:hAnsi="微软雅黑" w:hint="eastAsia"/>
          <w:b/>
          <w:color w:val="C00000"/>
          <w:sz w:val="18"/>
          <w:szCs w:val="20"/>
        </w:rPr>
        <w:t>0</w:t>
      </w:r>
      <w:r>
        <w:rPr>
          <w:rFonts w:ascii="微软雅黑" w:hAnsi="微软雅黑" w:hint="eastAsia"/>
          <w:b/>
          <w:color w:val="C00000"/>
          <w:sz w:val="18"/>
          <w:szCs w:val="20"/>
        </w:rPr>
        <w:t>~</w:t>
      </w:r>
      <w:r>
        <w:rPr>
          <w:rFonts w:ascii="微软雅黑" w:hAnsi="微软雅黑"/>
          <w:b/>
          <w:color w:val="C00000"/>
          <w:sz w:val="18"/>
          <w:szCs w:val="20"/>
        </w:rPr>
        <w:t>3000</w:t>
      </w:r>
      <w:r w:rsidRPr="00A16E13">
        <w:rPr>
          <w:rFonts w:ascii="微软雅黑" w:hAnsi="微软雅黑" w:hint="eastAsia"/>
          <w:sz w:val="18"/>
          <w:szCs w:val="20"/>
        </w:rPr>
        <w:t>mm；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2.19.1.1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2.19.1.1.1</w:t>
      </w:r>
      <w:r w:rsidR="0060602C">
        <w:rPr>
          <w:rFonts w:ascii="微软雅黑" w:hAnsi="微软雅黑" w:hint="eastAsia"/>
        </w:rPr>
        <w:t>）</w:t>
      </w:r>
    </w:p>
    <w:p w14:paraId="66066547" w14:textId="4A5653CC" w:rsidR="00220572" w:rsidRDefault="00220572" w:rsidP="00220572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保冷支撑</w:t>
      </w:r>
      <w:r w:rsidRPr="00A16E13">
        <w:rPr>
          <w:rFonts w:ascii="微软雅黑" w:hAnsi="微软雅黑" w:hint="eastAsia"/>
          <w:sz w:val="18"/>
          <w:szCs w:val="20"/>
        </w:rPr>
        <w:t>间距</w:t>
      </w:r>
      <w:r>
        <w:rPr>
          <w:rFonts w:ascii="微软雅黑" w:hAnsi="微软雅黑" w:hint="eastAsia"/>
          <w:sz w:val="18"/>
          <w:szCs w:val="20"/>
        </w:rPr>
        <w:t>范围</w:t>
      </w:r>
      <w:r w:rsidRPr="00A16E13">
        <w:rPr>
          <w:rFonts w:ascii="微软雅黑" w:hAnsi="微软雅黑" w:hint="eastAsia"/>
          <w:sz w:val="18"/>
          <w:szCs w:val="20"/>
        </w:rPr>
        <w:t>为</w:t>
      </w:r>
      <w:r>
        <w:rPr>
          <w:rFonts w:ascii="微软雅黑" w:hAnsi="微软雅黑"/>
          <w:b/>
          <w:color w:val="C00000"/>
          <w:sz w:val="18"/>
          <w:szCs w:val="20"/>
        </w:rPr>
        <w:t>75</w:t>
      </w:r>
      <w:r w:rsidRPr="00F55466">
        <w:rPr>
          <w:rFonts w:ascii="微软雅黑" w:hAnsi="微软雅黑" w:hint="eastAsia"/>
          <w:b/>
          <w:color w:val="C00000"/>
          <w:sz w:val="18"/>
          <w:szCs w:val="20"/>
        </w:rPr>
        <w:t>0</w:t>
      </w:r>
      <w:r>
        <w:rPr>
          <w:rFonts w:ascii="微软雅黑" w:hAnsi="微软雅黑" w:hint="eastAsia"/>
          <w:b/>
          <w:color w:val="C00000"/>
          <w:sz w:val="18"/>
          <w:szCs w:val="20"/>
        </w:rPr>
        <w:t>~</w:t>
      </w:r>
      <w:r>
        <w:rPr>
          <w:rFonts w:ascii="微软雅黑" w:hAnsi="微软雅黑"/>
          <w:b/>
          <w:color w:val="C00000"/>
          <w:sz w:val="18"/>
          <w:szCs w:val="20"/>
        </w:rPr>
        <w:t>4500</w:t>
      </w:r>
      <w:r w:rsidRPr="00A16E13">
        <w:rPr>
          <w:rFonts w:ascii="微软雅黑" w:hAnsi="微软雅黑" w:hint="eastAsia"/>
          <w:sz w:val="18"/>
          <w:szCs w:val="20"/>
        </w:rPr>
        <w:t>mm；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2.19.1.2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2.19.1.2</w:t>
      </w:r>
      <w:r w:rsidR="0060602C">
        <w:rPr>
          <w:rFonts w:ascii="微软雅黑" w:hAnsi="微软雅黑" w:hint="eastAsia"/>
        </w:rPr>
        <w:t>.1）</w:t>
      </w:r>
    </w:p>
    <w:p w14:paraId="1E684B55" w14:textId="78900B70" w:rsidR="00220572" w:rsidRDefault="00220572" w:rsidP="00220572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保温（保冷）支撑与容器焊缝</w:t>
      </w:r>
      <w:r w:rsidRPr="00A16E13">
        <w:rPr>
          <w:rFonts w:ascii="微软雅黑" w:hAnsi="微软雅黑" w:hint="eastAsia"/>
          <w:sz w:val="18"/>
          <w:szCs w:val="20"/>
        </w:rPr>
        <w:t>间距</w:t>
      </w:r>
      <w:r>
        <w:rPr>
          <w:rFonts w:ascii="微软雅黑" w:hAnsi="微软雅黑" w:hint="eastAsia"/>
          <w:sz w:val="18"/>
          <w:szCs w:val="20"/>
        </w:rPr>
        <w:t>最小值</w:t>
      </w:r>
      <w:r w:rsidRPr="00A16E13">
        <w:rPr>
          <w:rFonts w:ascii="微软雅黑" w:hAnsi="微软雅黑" w:hint="eastAsia"/>
          <w:sz w:val="18"/>
          <w:szCs w:val="20"/>
        </w:rPr>
        <w:t>为</w:t>
      </w:r>
      <w:r w:rsidRPr="00F55466">
        <w:rPr>
          <w:rFonts w:ascii="微软雅黑" w:hAnsi="微软雅黑" w:hint="eastAsia"/>
          <w:b/>
          <w:color w:val="C00000"/>
          <w:sz w:val="18"/>
          <w:szCs w:val="20"/>
        </w:rPr>
        <w:t>5</w:t>
      </w:r>
      <w:r>
        <w:rPr>
          <w:rFonts w:ascii="微软雅黑" w:hAnsi="微软雅黑"/>
          <w:b/>
          <w:color w:val="C00000"/>
          <w:sz w:val="18"/>
          <w:szCs w:val="20"/>
        </w:rPr>
        <w:t>0</w:t>
      </w:r>
      <w:r w:rsidRPr="00A16E13">
        <w:rPr>
          <w:rFonts w:ascii="微软雅黑" w:hAnsi="微软雅黑" w:hint="eastAsia"/>
          <w:sz w:val="18"/>
          <w:szCs w:val="20"/>
        </w:rPr>
        <w:t>mm；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2.19.1.3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2.19.1.3</w:t>
      </w:r>
      <w:r w:rsidR="0060602C">
        <w:rPr>
          <w:rFonts w:ascii="微软雅黑" w:hAnsi="微软雅黑" w:hint="eastAsia"/>
        </w:rPr>
        <w:t>.1）</w:t>
      </w:r>
    </w:p>
    <w:p w14:paraId="221EBCFE" w14:textId="2B8E8F85" w:rsidR="00220572" w:rsidRPr="00A16E13" w:rsidRDefault="00220572" w:rsidP="00220572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sz w:val="18"/>
          <w:szCs w:val="20"/>
        </w:rPr>
        <w:t>保温（保冷）钉</w:t>
      </w:r>
      <w:r w:rsidRPr="00A16E13">
        <w:rPr>
          <w:rFonts w:ascii="微软雅黑" w:hAnsi="微软雅黑" w:hint="eastAsia"/>
          <w:sz w:val="18"/>
          <w:szCs w:val="20"/>
        </w:rPr>
        <w:t>间距</w:t>
      </w:r>
      <w:r>
        <w:rPr>
          <w:rFonts w:ascii="微软雅黑" w:hAnsi="微软雅黑" w:hint="eastAsia"/>
          <w:sz w:val="18"/>
          <w:szCs w:val="20"/>
        </w:rPr>
        <w:t>最小值</w:t>
      </w:r>
      <w:r w:rsidRPr="00A16E13">
        <w:rPr>
          <w:rFonts w:ascii="微软雅黑" w:hAnsi="微软雅黑" w:hint="eastAsia"/>
          <w:sz w:val="18"/>
          <w:szCs w:val="20"/>
        </w:rPr>
        <w:t>为</w:t>
      </w:r>
      <w:r w:rsidRPr="00F55466">
        <w:rPr>
          <w:rFonts w:ascii="微软雅黑" w:hAnsi="微软雅黑" w:hint="eastAsia"/>
          <w:b/>
          <w:color w:val="C00000"/>
          <w:sz w:val="18"/>
          <w:szCs w:val="20"/>
        </w:rPr>
        <w:t>5</w:t>
      </w:r>
      <w:r>
        <w:rPr>
          <w:rFonts w:ascii="微软雅黑" w:hAnsi="微软雅黑"/>
          <w:b/>
          <w:color w:val="C00000"/>
          <w:sz w:val="18"/>
          <w:szCs w:val="20"/>
        </w:rPr>
        <w:t>0</w:t>
      </w:r>
      <w:r w:rsidRPr="00A16E13">
        <w:rPr>
          <w:rFonts w:ascii="微软雅黑" w:hAnsi="微软雅黑" w:hint="eastAsia"/>
          <w:sz w:val="18"/>
          <w:szCs w:val="20"/>
        </w:rPr>
        <w:t>mm；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2.19.1.4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2.19.1.4</w:t>
      </w:r>
      <w:r w:rsidR="0060602C">
        <w:rPr>
          <w:rFonts w:ascii="微软雅黑" w:hAnsi="微软雅黑" w:hint="eastAsia"/>
        </w:rPr>
        <w:t>.1）</w:t>
      </w:r>
    </w:p>
    <w:p w14:paraId="10453032" w14:textId="77777777" w:rsidR="00220572" w:rsidRPr="000103D1" w:rsidRDefault="00220572" w:rsidP="00220572">
      <w:pPr>
        <w:rPr>
          <w:rFonts w:ascii="微软雅黑" w:hAnsi="微软雅黑" w:hint="eastAsia"/>
          <w:bCs/>
          <w:sz w:val="18"/>
          <w:szCs w:val="20"/>
        </w:rPr>
      </w:pPr>
    </w:p>
    <w:p w14:paraId="4956B26C" w14:textId="77777777" w:rsidR="00220572" w:rsidRPr="00B85AA5" w:rsidRDefault="00220572" w:rsidP="00220572">
      <w:pPr>
        <w:pStyle w:val="a0"/>
        <w:numPr>
          <w:ilvl w:val="0"/>
          <w:numId w:val="31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432600">
        <w:rPr>
          <w:rFonts w:ascii="微软雅黑" w:hAnsi="微软雅黑" w:hint="eastAsia"/>
          <w:sz w:val="24"/>
          <w:szCs w:val="28"/>
        </w:rPr>
        <w:t>保温（保冷）支撑</w:t>
      </w:r>
      <w:r>
        <w:rPr>
          <w:rFonts w:ascii="微软雅黑" w:hAnsi="微软雅黑" w:hint="eastAsia"/>
          <w:sz w:val="24"/>
          <w:szCs w:val="28"/>
        </w:rPr>
        <w:t>尺寸</w:t>
      </w:r>
    </w:p>
    <w:p w14:paraId="1E07C549" w14:textId="77777777" w:rsidR="00220572" w:rsidRDefault="00220572" w:rsidP="00220572">
      <w:pPr>
        <w:pStyle w:val="a0"/>
        <w:numPr>
          <w:ilvl w:val="0"/>
          <w:numId w:val="32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通用</w:t>
      </w:r>
    </w:p>
    <w:p w14:paraId="2B283226" w14:textId="7683BDDF" w:rsidR="00220572" w:rsidRPr="0094370B" w:rsidRDefault="00220572" w:rsidP="00220572">
      <w:pPr>
        <w:pStyle w:val="a0"/>
        <w:numPr>
          <w:ilvl w:val="0"/>
          <w:numId w:val="35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94370B">
        <w:rPr>
          <w:rFonts w:ascii="微软雅黑" w:hAnsi="微软雅黑" w:hint="eastAsia"/>
          <w:bCs/>
          <w:sz w:val="18"/>
          <w:szCs w:val="20"/>
        </w:rPr>
        <w:t>螺栓孔默认直径为：</w:t>
      </w:r>
      <w:r w:rsidRPr="0094370B">
        <w:rPr>
          <w:rFonts w:ascii="微软雅黑" w:hAnsi="微软雅黑" w:hint="eastAsia"/>
          <w:b/>
          <w:color w:val="C00000"/>
          <w:sz w:val="18"/>
          <w:szCs w:val="20"/>
        </w:rPr>
        <w:t>螺栓直径规格+</w:t>
      </w:r>
      <w:r w:rsidRPr="0094370B">
        <w:rPr>
          <w:rFonts w:ascii="微软雅黑" w:hAnsi="微软雅黑"/>
          <w:b/>
          <w:color w:val="C00000"/>
          <w:sz w:val="18"/>
          <w:szCs w:val="20"/>
        </w:rPr>
        <w:t>2</w:t>
      </w:r>
      <w:r w:rsidRPr="0094370B">
        <w:rPr>
          <w:rFonts w:ascii="微软雅黑" w:hAnsi="微软雅黑" w:hint="eastAsia"/>
          <w:bCs/>
          <w:sz w:val="18"/>
          <w:szCs w:val="20"/>
        </w:rPr>
        <w:t xml:space="preserve"> mm。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2.19.2.1.1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2.19.2.1.1.1</w:t>
      </w:r>
      <w:r w:rsidR="0060602C">
        <w:rPr>
          <w:rFonts w:ascii="微软雅黑" w:hAnsi="微软雅黑" w:hint="eastAsia"/>
        </w:rPr>
        <w:t>）</w:t>
      </w:r>
    </w:p>
    <w:p w14:paraId="4018B139" w14:textId="1C99C50B" w:rsidR="00220572" w:rsidRDefault="00220572" w:rsidP="00220572">
      <w:pPr>
        <w:pStyle w:val="a0"/>
        <w:numPr>
          <w:ilvl w:val="0"/>
          <w:numId w:val="35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当</w:t>
      </w:r>
      <w:r w:rsidRPr="00D52349">
        <w:rPr>
          <w:rFonts w:ascii="微软雅黑" w:hAnsi="微软雅黑" w:hint="eastAsia"/>
          <w:bCs/>
          <w:sz w:val="18"/>
          <w:szCs w:val="20"/>
        </w:rPr>
        <w:t>保温</w:t>
      </w:r>
      <w:r>
        <w:rPr>
          <w:rFonts w:ascii="微软雅黑" w:hAnsi="微软雅黑" w:hint="eastAsia"/>
          <w:sz w:val="18"/>
          <w:szCs w:val="20"/>
        </w:rPr>
        <w:t>（保冷）</w:t>
      </w:r>
      <w:r w:rsidRPr="00D52349">
        <w:rPr>
          <w:rFonts w:ascii="微软雅黑" w:hAnsi="微软雅黑" w:hint="eastAsia"/>
          <w:bCs/>
          <w:sz w:val="18"/>
          <w:szCs w:val="20"/>
        </w:rPr>
        <w:t>厚</w:t>
      </w:r>
      <w:r w:rsidRPr="002D48E3">
        <w:rPr>
          <w:rFonts w:ascii="微软雅黑" w:hAnsi="微软雅黑" w:hint="eastAsia"/>
          <w:bCs/>
          <w:sz w:val="18"/>
          <w:szCs w:val="20"/>
        </w:rPr>
        <w:t>度小于</w:t>
      </w:r>
      <w:r w:rsidRPr="002D48E3">
        <w:rPr>
          <w:rFonts w:ascii="微软雅黑" w:hAnsi="微软雅黑"/>
          <w:b/>
          <w:color w:val="C00000"/>
          <w:sz w:val="18"/>
          <w:szCs w:val="20"/>
        </w:rPr>
        <w:t>40</w:t>
      </w:r>
      <w:r w:rsidRPr="002D48E3">
        <w:rPr>
          <w:rFonts w:ascii="微软雅黑" w:hAnsi="微软雅黑" w:hint="eastAsia"/>
          <w:bCs/>
          <w:sz w:val="18"/>
          <w:szCs w:val="20"/>
        </w:rPr>
        <w:t>mm</w:t>
      </w:r>
      <w:r w:rsidRPr="002D48E3">
        <w:rPr>
          <w:rFonts w:ascii="微软雅黑" w:hAnsi="微软雅黑"/>
          <w:bCs/>
          <w:sz w:val="18"/>
          <w:szCs w:val="20"/>
        </w:rPr>
        <w:t>时</w:t>
      </w:r>
      <w:r w:rsidRPr="00D52349">
        <w:rPr>
          <w:rFonts w:ascii="微软雅黑" w:hAnsi="微软雅黑"/>
          <w:bCs/>
          <w:sz w:val="18"/>
          <w:szCs w:val="20"/>
        </w:rPr>
        <w:t>，默认不</w:t>
      </w:r>
      <w:r>
        <w:rPr>
          <w:rFonts w:ascii="微软雅黑" w:hAnsi="微软雅黑" w:hint="eastAsia"/>
          <w:bCs/>
          <w:sz w:val="18"/>
          <w:szCs w:val="20"/>
        </w:rPr>
        <w:t>推荐</w:t>
      </w:r>
      <w:r w:rsidRPr="00D52349">
        <w:rPr>
          <w:rFonts w:ascii="微软雅黑" w:hAnsi="微软雅黑"/>
          <w:bCs/>
          <w:sz w:val="18"/>
          <w:szCs w:val="20"/>
        </w:rPr>
        <w:t>用螺栓连接</w:t>
      </w:r>
      <w:r>
        <w:rPr>
          <w:rFonts w:ascii="微软雅黑" w:hAnsi="微软雅黑" w:hint="eastAsia"/>
          <w:bCs/>
          <w:sz w:val="18"/>
          <w:szCs w:val="20"/>
        </w:rPr>
        <w:t>。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2.19.2.1.2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2.19.2.1.2</w:t>
      </w:r>
      <w:r w:rsidR="0060602C">
        <w:rPr>
          <w:rFonts w:ascii="微软雅黑" w:hAnsi="微软雅黑" w:hint="eastAsia"/>
        </w:rPr>
        <w:t>.1）</w:t>
      </w:r>
    </w:p>
    <w:p w14:paraId="0E53B43F" w14:textId="77777777" w:rsidR="00220572" w:rsidRPr="00D52349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3C3694E0" w14:textId="77777777" w:rsidR="00220572" w:rsidRDefault="00220572" w:rsidP="00220572">
      <w:pPr>
        <w:pStyle w:val="a0"/>
        <w:numPr>
          <w:ilvl w:val="0"/>
          <w:numId w:val="32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支耳</w:t>
      </w:r>
    </w:p>
    <w:p w14:paraId="14FA33DD" w14:textId="77777777" w:rsidR="00220572" w:rsidRPr="00A9717F" w:rsidRDefault="00220572" w:rsidP="00220572">
      <w:pPr>
        <w:pStyle w:val="a0"/>
        <w:numPr>
          <w:ilvl w:val="0"/>
          <w:numId w:val="36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bookmarkStart w:id="2135" w:name="_Hlk179875678"/>
      <w:r>
        <w:rPr>
          <w:rFonts w:ascii="微软雅黑" w:hAnsi="微软雅黑" w:hint="eastAsia"/>
          <w:bCs/>
          <w:sz w:val="18"/>
          <w:szCs w:val="20"/>
        </w:rPr>
        <w:t>螺栓连接</w:t>
      </w:r>
      <w:r w:rsidRPr="00A9717F">
        <w:rPr>
          <w:rFonts w:ascii="微软雅黑" w:hAnsi="微软雅黑"/>
          <w:bCs/>
          <w:sz w:val="18"/>
          <w:szCs w:val="20"/>
        </w:rPr>
        <w:t>支耳</w:t>
      </w:r>
    </w:p>
    <w:bookmarkEnd w:id="2135"/>
    <w:p w14:paraId="5DA45AA2" w14:textId="614C99F2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0A74B1">
        <w:rPr>
          <w:rFonts w:ascii="微软雅黑" w:hAnsi="微软雅黑" w:hint="eastAsia"/>
          <w:bCs/>
          <w:sz w:val="18"/>
          <w:szCs w:val="20"/>
        </w:rPr>
        <w:t>支耳为</w:t>
      </w:r>
      <w:proofErr w:type="gramEnd"/>
      <w:r>
        <w:rPr>
          <w:rFonts w:ascii="微软雅黑" w:hAnsi="微软雅黑"/>
          <w:bCs/>
          <w:sz w:val="18"/>
          <w:szCs w:val="20"/>
        </w:rPr>
        <w:t>1</w:t>
      </w:r>
      <w:r w:rsidRPr="000A74B1">
        <w:rPr>
          <w:rFonts w:ascii="微软雅黑" w:hAnsi="微软雅黑"/>
          <w:bCs/>
          <w:sz w:val="18"/>
          <w:szCs w:val="20"/>
        </w:rPr>
        <w:t>个螺栓孔（以下简称单孔支耳）时，</w:t>
      </w:r>
      <w:proofErr w:type="gramStart"/>
      <w:r w:rsidRPr="000A74B1">
        <w:rPr>
          <w:rFonts w:ascii="微软雅黑" w:hAnsi="微软雅黑" w:hint="eastAsia"/>
          <w:bCs/>
          <w:sz w:val="18"/>
          <w:szCs w:val="20"/>
        </w:rPr>
        <w:t>支耳</w:t>
      </w:r>
      <w:r w:rsidRPr="000A74B1">
        <w:rPr>
          <w:rFonts w:ascii="微软雅黑" w:hAnsi="微软雅黑"/>
          <w:bCs/>
          <w:sz w:val="18"/>
          <w:szCs w:val="20"/>
        </w:rPr>
        <w:t>长度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H</w:t>
      </w:r>
      <w:r w:rsidRPr="000A74B1">
        <w:rPr>
          <w:rFonts w:ascii="微软雅黑" w:hAnsi="微软雅黑"/>
          <w:bCs/>
          <w:sz w:val="18"/>
          <w:szCs w:val="20"/>
        </w:rPr>
        <w:t>（沿筒体轴向或圆周方向）</w:t>
      </w:r>
      <w:r>
        <w:rPr>
          <w:rFonts w:ascii="微软雅黑" w:hAnsi="微软雅黑" w:hint="eastAsia"/>
          <w:bCs/>
          <w:sz w:val="18"/>
          <w:szCs w:val="20"/>
        </w:rPr>
        <w:t>与设计温度默认关系：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2.19.2.2.1.1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2.19.2.2.1.1.1</w:t>
      </w:r>
      <w:r w:rsidR="0060602C">
        <w:rPr>
          <w:rFonts w:ascii="微软雅黑" w:hAnsi="微软雅黑" w:hint="eastAsia"/>
        </w:rPr>
        <w:t>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1388"/>
        <w:gridCol w:w="1388"/>
        <w:gridCol w:w="1389"/>
        <w:gridCol w:w="1388"/>
        <w:gridCol w:w="1389"/>
      </w:tblGrid>
      <w:tr w:rsidR="00220572" w14:paraId="3423D5AF" w14:textId="77777777" w:rsidTr="00793F22">
        <w:trPr>
          <w:jc w:val="center"/>
        </w:trPr>
        <w:tc>
          <w:tcPr>
            <w:tcW w:w="1842" w:type="dxa"/>
            <w:vAlign w:val="center"/>
          </w:tcPr>
          <w:p w14:paraId="0535DF48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设计温度（</w:t>
            </w: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℃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）</w:t>
            </w:r>
          </w:p>
        </w:tc>
        <w:tc>
          <w:tcPr>
            <w:tcW w:w="1388" w:type="dxa"/>
            <w:vAlign w:val="center"/>
          </w:tcPr>
          <w:p w14:paraId="7EC38C3E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≤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2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</w:p>
        </w:tc>
        <w:tc>
          <w:tcPr>
            <w:tcW w:w="1388" w:type="dxa"/>
            <w:vAlign w:val="center"/>
          </w:tcPr>
          <w:p w14:paraId="2EE8247B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2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&lt;</w:t>
            </w:r>
            <w:r>
              <w:rPr>
                <w:rFonts w:ascii="微软雅黑" w:hAnsi="微软雅黑"/>
                <w:bCs/>
                <w:sz w:val="18"/>
                <w:szCs w:val="20"/>
              </w:rPr>
              <w:t xml:space="preserve"> </w:t>
            </w: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≤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3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</w:p>
        </w:tc>
        <w:tc>
          <w:tcPr>
            <w:tcW w:w="1389" w:type="dxa"/>
            <w:vAlign w:val="center"/>
          </w:tcPr>
          <w:p w14:paraId="1ACC4333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≤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4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</w:p>
        </w:tc>
        <w:tc>
          <w:tcPr>
            <w:tcW w:w="1388" w:type="dxa"/>
            <w:vAlign w:val="center"/>
          </w:tcPr>
          <w:p w14:paraId="293ABE11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≤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5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</w:p>
        </w:tc>
        <w:tc>
          <w:tcPr>
            <w:tcW w:w="1389" w:type="dxa"/>
            <w:vAlign w:val="center"/>
          </w:tcPr>
          <w:p w14:paraId="4D9A510A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≤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6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00</w:t>
            </w:r>
          </w:p>
        </w:tc>
      </w:tr>
      <w:tr w:rsidR="00220572" w14:paraId="4E0CEBB9" w14:textId="77777777" w:rsidTr="00793F22">
        <w:trPr>
          <w:jc w:val="center"/>
        </w:trPr>
        <w:tc>
          <w:tcPr>
            <w:tcW w:w="1842" w:type="dxa"/>
            <w:vAlign w:val="center"/>
          </w:tcPr>
          <w:p w14:paraId="5DC96760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proofErr w:type="gramStart"/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支耳</w:t>
            </w:r>
            <w:r w:rsidRPr="000A74B1">
              <w:rPr>
                <w:rFonts w:ascii="微软雅黑" w:hAnsi="微软雅黑"/>
                <w:bCs/>
                <w:sz w:val="18"/>
                <w:szCs w:val="20"/>
              </w:rPr>
              <w:t>长度</w:t>
            </w:r>
            <w:proofErr w:type="gramEnd"/>
            <w:r>
              <w:rPr>
                <w:rFonts w:ascii="微软雅黑" w:hAnsi="微软雅黑" w:hint="eastAsia"/>
                <w:bCs/>
                <w:sz w:val="18"/>
                <w:szCs w:val="20"/>
              </w:rPr>
              <w:t>H（mm）</w:t>
            </w:r>
          </w:p>
        </w:tc>
        <w:tc>
          <w:tcPr>
            <w:tcW w:w="1388" w:type="dxa"/>
            <w:vAlign w:val="center"/>
          </w:tcPr>
          <w:p w14:paraId="128FAEAF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4</w:t>
            </w:r>
            <w:r w:rsidRPr="000A74B1"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1388" w:type="dxa"/>
            <w:vAlign w:val="center"/>
          </w:tcPr>
          <w:p w14:paraId="2D2D3D20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4</w:t>
            </w:r>
            <w:r w:rsidRPr="000A74B1">
              <w:rPr>
                <w:rFonts w:ascii="微软雅黑" w:hAnsi="微软雅黑"/>
                <w:b/>
                <w:color w:val="C00000"/>
                <w:sz w:val="18"/>
                <w:szCs w:val="20"/>
              </w:rPr>
              <w:t>5</w:t>
            </w:r>
          </w:p>
        </w:tc>
        <w:tc>
          <w:tcPr>
            <w:tcW w:w="1389" w:type="dxa"/>
            <w:vAlign w:val="center"/>
          </w:tcPr>
          <w:p w14:paraId="3B8ECE64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7</w:t>
            </w:r>
            <w:r w:rsidRPr="000A74B1"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1388" w:type="dxa"/>
            <w:vAlign w:val="center"/>
          </w:tcPr>
          <w:p w14:paraId="70909D07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 w:rsidRPr="000A74B1">
              <w:rPr>
                <w:rFonts w:ascii="微软雅黑" w:hAnsi="微软雅黑"/>
                <w:b/>
                <w:color w:val="C00000"/>
                <w:sz w:val="18"/>
                <w:szCs w:val="20"/>
              </w:rPr>
              <w:t>00</w:t>
            </w:r>
          </w:p>
        </w:tc>
        <w:tc>
          <w:tcPr>
            <w:tcW w:w="1389" w:type="dxa"/>
            <w:vAlign w:val="center"/>
          </w:tcPr>
          <w:p w14:paraId="76E5196A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 w:rsidRPr="000A74B1">
              <w:rPr>
                <w:rFonts w:ascii="微软雅黑" w:hAnsi="微软雅黑"/>
                <w:b/>
                <w:color w:val="C00000"/>
                <w:sz w:val="18"/>
                <w:szCs w:val="20"/>
              </w:rPr>
              <w:t>45</w:t>
            </w:r>
          </w:p>
        </w:tc>
      </w:tr>
    </w:tbl>
    <w:p w14:paraId="60BBE78E" w14:textId="77777777" w:rsidR="00220572" w:rsidRPr="000A74B1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23AF1A24" w14:textId="2751550A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0A74B1">
        <w:rPr>
          <w:rFonts w:ascii="微软雅黑" w:hAnsi="微软雅黑" w:hint="eastAsia"/>
          <w:bCs/>
          <w:sz w:val="18"/>
          <w:szCs w:val="20"/>
        </w:rPr>
        <w:t>支耳为</w:t>
      </w:r>
      <w:proofErr w:type="gramEnd"/>
      <w:r>
        <w:rPr>
          <w:rFonts w:ascii="微软雅黑" w:hAnsi="微软雅黑"/>
          <w:bCs/>
          <w:sz w:val="18"/>
          <w:szCs w:val="20"/>
        </w:rPr>
        <w:t>2</w:t>
      </w:r>
      <w:r w:rsidRPr="000A74B1">
        <w:rPr>
          <w:rFonts w:ascii="微软雅黑" w:hAnsi="微软雅黑"/>
          <w:bCs/>
          <w:sz w:val="18"/>
          <w:szCs w:val="20"/>
        </w:rPr>
        <w:t>个螺栓孔（以下简称双孔支耳）时，</w:t>
      </w:r>
      <w:proofErr w:type="gramStart"/>
      <w:r w:rsidRPr="000A74B1">
        <w:rPr>
          <w:rFonts w:ascii="微软雅黑" w:hAnsi="微软雅黑"/>
          <w:bCs/>
          <w:sz w:val="18"/>
          <w:szCs w:val="20"/>
        </w:rPr>
        <w:t>支耳长度</w:t>
      </w:r>
      <w:proofErr w:type="gramEnd"/>
      <w:r w:rsidRPr="000A74B1">
        <w:rPr>
          <w:rFonts w:ascii="微软雅黑" w:hAnsi="微软雅黑"/>
          <w:bCs/>
          <w:sz w:val="18"/>
          <w:szCs w:val="20"/>
        </w:rPr>
        <w:t>是</w:t>
      </w:r>
      <w:proofErr w:type="gramStart"/>
      <w:r>
        <w:rPr>
          <w:rFonts w:ascii="微软雅黑" w:hAnsi="微软雅黑" w:hint="eastAsia"/>
          <w:bCs/>
          <w:sz w:val="18"/>
          <w:szCs w:val="20"/>
        </w:rPr>
        <w:t>单</w:t>
      </w:r>
      <w:r w:rsidRPr="000A74B1">
        <w:rPr>
          <w:rFonts w:ascii="微软雅黑" w:hAnsi="微软雅黑"/>
          <w:bCs/>
          <w:sz w:val="18"/>
          <w:szCs w:val="20"/>
        </w:rPr>
        <w:t>孔支耳的</w:t>
      </w:r>
      <w:proofErr w:type="gramEnd"/>
      <w:r w:rsidRPr="00CC204B">
        <w:rPr>
          <w:rFonts w:ascii="微软雅黑" w:hAnsi="微软雅黑"/>
          <w:b/>
          <w:color w:val="C00000"/>
          <w:sz w:val="18"/>
          <w:szCs w:val="20"/>
        </w:rPr>
        <w:t>2</w:t>
      </w:r>
      <w:r>
        <w:rPr>
          <w:rFonts w:ascii="微软雅黑" w:hAnsi="微软雅黑" w:hint="eastAsia"/>
          <w:bCs/>
          <w:sz w:val="18"/>
          <w:szCs w:val="20"/>
        </w:rPr>
        <w:t>倍</w:t>
      </w:r>
      <w:r w:rsidRPr="000A74B1">
        <w:rPr>
          <w:rFonts w:ascii="微软雅黑" w:hAnsi="微软雅黑"/>
          <w:bCs/>
          <w:sz w:val="18"/>
          <w:szCs w:val="20"/>
        </w:rPr>
        <w:t>。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2.19.2.2.1.2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2.19.2.2.1.2.1</w:t>
      </w:r>
      <w:r w:rsidR="0060602C">
        <w:rPr>
          <w:rFonts w:ascii="微软雅黑" w:hAnsi="微软雅黑" w:hint="eastAsia"/>
        </w:rPr>
        <w:t>）</w:t>
      </w:r>
    </w:p>
    <w:p w14:paraId="0F8A8B9B" w14:textId="3E0B9DD0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0A74B1">
        <w:rPr>
          <w:rFonts w:ascii="微软雅黑" w:hAnsi="微软雅黑"/>
          <w:bCs/>
          <w:sz w:val="18"/>
          <w:szCs w:val="20"/>
        </w:rPr>
        <w:t>支耳</w:t>
      </w:r>
      <w:r>
        <w:rPr>
          <w:rFonts w:ascii="微软雅黑" w:hAnsi="微软雅黑" w:hint="eastAsia"/>
          <w:bCs/>
          <w:sz w:val="18"/>
          <w:szCs w:val="20"/>
        </w:rPr>
        <w:t>宽度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W</w:t>
      </w:r>
      <w:r w:rsidRPr="000A74B1">
        <w:rPr>
          <w:rFonts w:ascii="微软雅黑" w:hAnsi="微软雅黑" w:hint="eastAsia"/>
          <w:bCs/>
          <w:sz w:val="18"/>
          <w:szCs w:val="20"/>
        </w:rPr>
        <w:t>（沿保温厚度方向）</w:t>
      </w:r>
      <w:r>
        <w:rPr>
          <w:rFonts w:ascii="微软雅黑" w:hAnsi="微软雅黑" w:hint="eastAsia"/>
          <w:bCs/>
          <w:sz w:val="18"/>
          <w:szCs w:val="20"/>
        </w:rPr>
        <w:t>与保温（保冷）厚度T默认关系：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2.19.2.2.1.3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2.19.2.2.1.3.1</w:t>
      </w:r>
      <w:r w:rsidR="0060602C">
        <w:rPr>
          <w:rFonts w:ascii="微软雅黑" w:hAnsi="微软雅黑" w:hint="eastAsia"/>
        </w:rPr>
        <w:t>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90"/>
        <w:gridCol w:w="590"/>
        <w:gridCol w:w="590"/>
        <w:gridCol w:w="591"/>
        <w:gridCol w:w="590"/>
        <w:gridCol w:w="590"/>
        <w:gridCol w:w="590"/>
        <w:gridCol w:w="591"/>
        <w:gridCol w:w="590"/>
        <w:gridCol w:w="590"/>
        <w:gridCol w:w="590"/>
        <w:gridCol w:w="591"/>
        <w:gridCol w:w="684"/>
      </w:tblGrid>
      <w:tr w:rsidR="00220572" w14:paraId="01AB4244" w14:textId="77777777" w:rsidTr="00793F22">
        <w:trPr>
          <w:jc w:val="center"/>
        </w:trPr>
        <w:tc>
          <w:tcPr>
            <w:tcW w:w="2689" w:type="dxa"/>
            <w:vAlign w:val="center"/>
          </w:tcPr>
          <w:p w14:paraId="511A7972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保温（保冷）厚度T（m</w:t>
            </w:r>
            <w:r>
              <w:rPr>
                <w:rFonts w:ascii="微软雅黑" w:hAnsi="微软雅黑"/>
                <w:bCs/>
                <w:sz w:val="18"/>
                <w:szCs w:val="20"/>
              </w:rPr>
              <w:t>m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）</w:t>
            </w:r>
          </w:p>
        </w:tc>
        <w:tc>
          <w:tcPr>
            <w:tcW w:w="590" w:type="dxa"/>
            <w:vAlign w:val="center"/>
          </w:tcPr>
          <w:p w14:paraId="7FB1F6D5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2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</w:t>
            </w:r>
          </w:p>
        </w:tc>
        <w:tc>
          <w:tcPr>
            <w:tcW w:w="590" w:type="dxa"/>
            <w:vAlign w:val="center"/>
          </w:tcPr>
          <w:p w14:paraId="69574336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4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53BA55F1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5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1" w:type="dxa"/>
            <w:vAlign w:val="center"/>
          </w:tcPr>
          <w:p w14:paraId="2E7FEAE6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6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7C63460E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7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0783726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8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58C7F7A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9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1" w:type="dxa"/>
            <w:vAlign w:val="center"/>
          </w:tcPr>
          <w:p w14:paraId="0A74007C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00</w:t>
            </w:r>
          </w:p>
        </w:tc>
        <w:tc>
          <w:tcPr>
            <w:tcW w:w="590" w:type="dxa"/>
            <w:vAlign w:val="center"/>
          </w:tcPr>
          <w:p w14:paraId="1F43477A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10</w:t>
            </w:r>
          </w:p>
        </w:tc>
        <w:tc>
          <w:tcPr>
            <w:tcW w:w="590" w:type="dxa"/>
            <w:vAlign w:val="center"/>
          </w:tcPr>
          <w:p w14:paraId="7319D029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20</w:t>
            </w:r>
          </w:p>
        </w:tc>
        <w:tc>
          <w:tcPr>
            <w:tcW w:w="590" w:type="dxa"/>
            <w:vAlign w:val="center"/>
          </w:tcPr>
          <w:p w14:paraId="4053A19E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30</w:t>
            </w:r>
          </w:p>
        </w:tc>
        <w:tc>
          <w:tcPr>
            <w:tcW w:w="591" w:type="dxa"/>
            <w:vAlign w:val="center"/>
          </w:tcPr>
          <w:p w14:paraId="636BF374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</w:p>
        </w:tc>
        <w:tc>
          <w:tcPr>
            <w:tcW w:w="684" w:type="dxa"/>
            <w:vAlign w:val="center"/>
          </w:tcPr>
          <w:p w14:paraId="3F6786CD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&gt;</w:t>
            </w:r>
            <w:r>
              <w:rPr>
                <w:rFonts w:ascii="微软雅黑" w:hAnsi="微软雅黑"/>
                <w:bCs/>
                <w:sz w:val="18"/>
                <w:szCs w:val="20"/>
              </w:rPr>
              <w:t>150</w:t>
            </w:r>
          </w:p>
        </w:tc>
      </w:tr>
      <w:tr w:rsidR="00220572" w14:paraId="62D17F69" w14:textId="77777777" w:rsidTr="00793F22">
        <w:trPr>
          <w:jc w:val="center"/>
        </w:trPr>
        <w:tc>
          <w:tcPr>
            <w:tcW w:w="2689" w:type="dxa"/>
            <w:vAlign w:val="center"/>
          </w:tcPr>
          <w:p w14:paraId="2219CB60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proofErr w:type="gramStart"/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支耳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宽度</w:t>
            </w:r>
            <w:proofErr w:type="gramEnd"/>
            <w:r>
              <w:rPr>
                <w:rFonts w:ascii="微软雅黑" w:hAnsi="微软雅黑" w:hint="eastAsia"/>
                <w:bCs/>
                <w:sz w:val="18"/>
                <w:szCs w:val="20"/>
              </w:rPr>
              <w:t>W（mm）</w:t>
            </w:r>
          </w:p>
        </w:tc>
        <w:tc>
          <w:tcPr>
            <w:tcW w:w="590" w:type="dxa"/>
            <w:vAlign w:val="center"/>
          </w:tcPr>
          <w:p w14:paraId="529BDCD8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2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40743970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3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45CC57E7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4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1" w:type="dxa"/>
            <w:vAlign w:val="center"/>
          </w:tcPr>
          <w:p w14:paraId="4B550711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5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17FD025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6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604EFA40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7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50E349C2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7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1" w:type="dxa"/>
            <w:vAlign w:val="center"/>
          </w:tcPr>
          <w:p w14:paraId="3A916F85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8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7870053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8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7C846518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9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7E27356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00</w:t>
            </w:r>
          </w:p>
        </w:tc>
        <w:tc>
          <w:tcPr>
            <w:tcW w:w="591" w:type="dxa"/>
            <w:vAlign w:val="center"/>
          </w:tcPr>
          <w:p w14:paraId="413817EB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20</w:t>
            </w:r>
          </w:p>
        </w:tc>
        <w:tc>
          <w:tcPr>
            <w:tcW w:w="684" w:type="dxa"/>
            <w:vAlign w:val="center"/>
          </w:tcPr>
          <w:p w14:paraId="1FFA5D14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T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-50</w:t>
            </w:r>
          </w:p>
        </w:tc>
      </w:tr>
    </w:tbl>
    <w:p w14:paraId="1A11D35C" w14:textId="77777777" w:rsidR="00220572" w:rsidRPr="00737D56" w:rsidRDefault="00220572" w:rsidP="00220572">
      <w:pPr>
        <w:pStyle w:val="a0"/>
        <w:ind w:left="780" w:firstLineChars="0" w:firstLine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遇中间值采用内插法计算，四舍五入元整到个位数。</w:t>
      </w:r>
    </w:p>
    <w:p w14:paraId="38E63FB2" w14:textId="645DBFC3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0A74B1">
        <w:rPr>
          <w:rFonts w:ascii="微软雅黑" w:hAnsi="微软雅黑"/>
          <w:bCs/>
          <w:sz w:val="18"/>
          <w:szCs w:val="20"/>
        </w:rPr>
        <w:t>支耳</w:t>
      </w:r>
      <w:r>
        <w:rPr>
          <w:rFonts w:ascii="微软雅黑" w:hAnsi="微软雅黑" w:hint="eastAsia"/>
          <w:bCs/>
          <w:sz w:val="18"/>
          <w:szCs w:val="20"/>
        </w:rPr>
        <w:t>厚度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默认为</w:t>
      </w:r>
      <w:r w:rsidRPr="00CC204B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2.19.2.2.1.4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2.19.2.2.1.4.1</w:t>
      </w:r>
      <w:r w:rsidR="0060602C">
        <w:rPr>
          <w:rFonts w:ascii="微软雅黑" w:hAnsi="微软雅黑" w:hint="eastAsia"/>
        </w:rPr>
        <w:t>）</w:t>
      </w:r>
    </w:p>
    <w:p w14:paraId="7426703E" w14:textId="471A1BBE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bookmarkStart w:id="2136" w:name="_Hlk179816978"/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proofErr w:type="gramStart"/>
      <w:r w:rsidRPr="000A74B1">
        <w:rPr>
          <w:rFonts w:ascii="微软雅黑" w:hAnsi="微软雅黑"/>
          <w:bCs/>
          <w:sz w:val="18"/>
          <w:szCs w:val="20"/>
        </w:rPr>
        <w:t>支耳</w:t>
      </w:r>
      <w:r>
        <w:rPr>
          <w:rFonts w:ascii="微软雅黑" w:hAnsi="微软雅黑" w:hint="eastAsia"/>
          <w:bCs/>
          <w:sz w:val="18"/>
          <w:szCs w:val="20"/>
        </w:rPr>
        <w:t>螺栓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孔与支耳边缘的距离最</w:t>
      </w:r>
      <w:r w:rsidRPr="002D48E3">
        <w:rPr>
          <w:rFonts w:ascii="微软雅黑" w:hAnsi="微软雅黑" w:hint="eastAsia"/>
          <w:bCs/>
          <w:sz w:val="18"/>
          <w:szCs w:val="20"/>
        </w:rPr>
        <w:t>小值为：</w:t>
      </w:r>
      <w:r w:rsidRPr="002D48E3">
        <w:rPr>
          <w:rFonts w:ascii="微软雅黑" w:hAnsi="微软雅黑" w:hint="eastAsia"/>
          <w:b/>
          <w:color w:val="C00000"/>
          <w:sz w:val="18"/>
          <w:szCs w:val="20"/>
        </w:rPr>
        <w:t>螺栓</w:t>
      </w:r>
      <w:r>
        <w:rPr>
          <w:rFonts w:ascii="微软雅黑" w:hAnsi="微软雅黑" w:hint="eastAsia"/>
          <w:b/>
          <w:color w:val="C00000"/>
          <w:sz w:val="18"/>
          <w:szCs w:val="20"/>
        </w:rPr>
        <w:t>直径</w:t>
      </w:r>
      <w:r w:rsidRPr="002D48E3">
        <w:rPr>
          <w:rFonts w:ascii="微软雅黑" w:hAnsi="微软雅黑" w:hint="eastAsia"/>
          <w:bCs/>
          <w:sz w:val="18"/>
          <w:szCs w:val="20"/>
        </w:rPr>
        <w:t xml:space="preserve"> mm</w:t>
      </w:r>
      <w:r>
        <w:rPr>
          <w:rFonts w:ascii="微软雅黑" w:hAnsi="微软雅黑" w:hint="eastAsia"/>
          <w:bCs/>
          <w:sz w:val="18"/>
          <w:szCs w:val="20"/>
        </w:rPr>
        <w:t>。</w:t>
      </w:r>
      <w:r w:rsidR="0060602C">
        <w:rPr>
          <w:rFonts w:ascii="微软雅黑" w:hAnsi="微软雅黑" w:hint="eastAsia"/>
        </w:rPr>
        <w:t>（id：</w:t>
      </w:r>
      <w:r w:rsidR="0060602C" w:rsidRPr="0060602C">
        <w:rPr>
          <w:rFonts w:ascii="微软雅黑" w:hAnsi="微软雅黑" w:hint="eastAsia"/>
        </w:rPr>
        <w:t>2.19.2.2.1.5</w:t>
      </w:r>
      <w:r w:rsidR="0060602C">
        <w:rPr>
          <w:rFonts w:ascii="微软雅黑" w:hAnsi="微软雅黑" w:hint="eastAsia"/>
        </w:rPr>
        <w:t>）（id：</w:t>
      </w:r>
      <w:r w:rsidR="0060602C" w:rsidRPr="0060602C">
        <w:rPr>
          <w:rFonts w:ascii="微软雅黑" w:hAnsi="微软雅黑" w:hint="eastAsia"/>
        </w:rPr>
        <w:t>2.19.2.2.1.5.1</w:t>
      </w:r>
      <w:r w:rsidR="0060602C">
        <w:rPr>
          <w:rFonts w:ascii="微软雅黑" w:hAnsi="微软雅黑" w:hint="eastAsia"/>
        </w:rPr>
        <w:t>）</w:t>
      </w:r>
    </w:p>
    <w:bookmarkEnd w:id="2136"/>
    <w:p w14:paraId="01ACFFE6" w14:textId="4371DACC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0A74B1">
        <w:rPr>
          <w:rFonts w:ascii="微软雅黑" w:hAnsi="微软雅黑"/>
          <w:bCs/>
          <w:sz w:val="18"/>
          <w:szCs w:val="20"/>
        </w:rPr>
        <w:t>双孔支耳</w:t>
      </w:r>
      <w:r>
        <w:rPr>
          <w:rFonts w:ascii="微软雅黑" w:hAnsi="微软雅黑" w:hint="eastAsia"/>
          <w:bCs/>
          <w:sz w:val="18"/>
          <w:szCs w:val="20"/>
        </w:rPr>
        <w:t>螺栓孔间距为：</w:t>
      </w:r>
      <w:r w:rsidRPr="00C8138F">
        <w:rPr>
          <w:rFonts w:ascii="微软雅黑" w:hAnsi="微软雅黑" w:hint="eastAsia"/>
          <w:b/>
          <w:color w:val="C00000"/>
          <w:sz w:val="18"/>
          <w:szCs w:val="20"/>
        </w:rPr>
        <w:t>3</w:t>
      </w:r>
      <w:r w:rsidRPr="00C8138F">
        <w:rPr>
          <w:rFonts w:ascii="微软雅黑" w:hAnsi="微软雅黑"/>
          <w:b/>
          <w:color w:val="C00000"/>
          <w:sz w:val="18"/>
          <w:szCs w:val="20"/>
        </w:rPr>
        <w:t>*</w:t>
      </w:r>
      <w:r w:rsidRPr="00C8138F">
        <w:rPr>
          <w:rFonts w:ascii="微软雅黑" w:hAnsi="微软雅黑" w:hint="eastAsia"/>
          <w:b/>
          <w:color w:val="C00000"/>
          <w:sz w:val="18"/>
          <w:szCs w:val="20"/>
        </w:rPr>
        <w:t>螺栓孔直径+螺栓直径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60602C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2.19.2.2.1.6</w:t>
      </w:r>
      <w:r w:rsidR="0060602C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2.19.2.2.1.6</w:t>
      </w:r>
      <w:r w:rsidR="00B25B10">
        <w:rPr>
          <w:rFonts w:ascii="微软雅黑" w:hAnsi="微软雅黑" w:hint="eastAsia"/>
        </w:rPr>
        <w:t>.1</w:t>
      </w:r>
      <w:r w:rsidR="0060602C">
        <w:rPr>
          <w:rFonts w:ascii="微软雅黑" w:hAnsi="微软雅黑" w:hint="eastAsia"/>
        </w:rPr>
        <w:t>）</w:t>
      </w:r>
    </w:p>
    <w:p w14:paraId="64E1DA51" w14:textId="77777777" w:rsidR="00220572" w:rsidRPr="00CE4422" w:rsidRDefault="00220572" w:rsidP="00220572">
      <w:pPr>
        <w:ind w:left="360"/>
        <w:rPr>
          <w:rFonts w:ascii="微软雅黑" w:hAnsi="微软雅黑" w:hint="eastAsia"/>
          <w:bCs/>
          <w:sz w:val="18"/>
          <w:szCs w:val="20"/>
        </w:rPr>
      </w:pPr>
    </w:p>
    <w:p w14:paraId="4781455F" w14:textId="77777777" w:rsidR="00220572" w:rsidRPr="00A9717F" w:rsidRDefault="00220572" w:rsidP="00220572">
      <w:pPr>
        <w:pStyle w:val="a0"/>
        <w:numPr>
          <w:ilvl w:val="0"/>
          <w:numId w:val="36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焊接连接</w:t>
      </w:r>
      <w:r w:rsidRPr="00A9717F">
        <w:rPr>
          <w:rFonts w:ascii="微软雅黑" w:hAnsi="微软雅黑"/>
          <w:bCs/>
          <w:sz w:val="18"/>
          <w:szCs w:val="20"/>
        </w:rPr>
        <w:t>支耳</w:t>
      </w:r>
      <w:r>
        <w:rPr>
          <w:rFonts w:ascii="微软雅黑" w:hAnsi="微软雅黑" w:hint="eastAsia"/>
          <w:bCs/>
          <w:sz w:val="18"/>
          <w:szCs w:val="20"/>
        </w:rPr>
        <w:t>（以下简称焊接支耳）</w:t>
      </w:r>
    </w:p>
    <w:p w14:paraId="454F263A" w14:textId="24EDF8D0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lastRenderedPageBreak/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焊接支耳与</w:t>
      </w:r>
      <w:r w:rsidRPr="000A74B1">
        <w:rPr>
          <w:rFonts w:ascii="微软雅黑" w:hAnsi="微软雅黑"/>
          <w:bCs/>
          <w:sz w:val="18"/>
          <w:szCs w:val="20"/>
        </w:rPr>
        <w:t>单孔支耳</w:t>
      </w:r>
      <w:r>
        <w:rPr>
          <w:rFonts w:ascii="微软雅黑" w:hAnsi="微软雅黑" w:hint="eastAsia"/>
          <w:bCs/>
          <w:sz w:val="18"/>
          <w:szCs w:val="20"/>
        </w:rPr>
        <w:t>的长度、厚度一致。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2.19.2.2.2.1</w:t>
      </w:r>
      <w:r w:rsidR="00B25B10">
        <w:rPr>
          <w:rFonts w:ascii="微软雅黑" w:hAnsi="微软雅黑" w:hint="eastAsia"/>
        </w:rPr>
        <w:t>）</w:t>
      </w:r>
    </w:p>
    <w:p w14:paraId="087A5B50" w14:textId="06822FBC" w:rsidR="00220572" w:rsidRDefault="00220572" w:rsidP="00220572">
      <w:pPr>
        <w:pStyle w:val="a0"/>
        <w:numPr>
          <w:ilvl w:val="0"/>
          <w:numId w:val="33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焊接</w:t>
      </w:r>
      <w:r w:rsidRPr="000A74B1">
        <w:rPr>
          <w:rFonts w:ascii="微软雅黑" w:hAnsi="微软雅黑"/>
          <w:bCs/>
          <w:sz w:val="18"/>
          <w:szCs w:val="20"/>
        </w:rPr>
        <w:t>支耳</w:t>
      </w:r>
      <w:r>
        <w:rPr>
          <w:rFonts w:ascii="微软雅黑" w:hAnsi="微软雅黑" w:hint="eastAsia"/>
          <w:bCs/>
          <w:sz w:val="18"/>
          <w:szCs w:val="20"/>
        </w:rPr>
        <w:t>宽度W</w:t>
      </w:r>
      <w:r w:rsidRPr="000A74B1">
        <w:rPr>
          <w:rFonts w:ascii="微软雅黑" w:hAnsi="微软雅黑" w:hint="eastAsia"/>
          <w:bCs/>
          <w:sz w:val="18"/>
          <w:szCs w:val="20"/>
        </w:rPr>
        <w:t>（沿保温厚度方向）</w:t>
      </w:r>
      <w:r>
        <w:rPr>
          <w:rFonts w:ascii="微软雅黑" w:hAnsi="微软雅黑" w:hint="eastAsia"/>
          <w:bCs/>
          <w:sz w:val="18"/>
          <w:szCs w:val="20"/>
        </w:rPr>
        <w:t>与保温（保冷）厚度T默认关系：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2.19.2.2.2.2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2.19.2.2.2.2.1</w:t>
      </w:r>
      <w:r w:rsidR="00B25B10">
        <w:rPr>
          <w:rFonts w:ascii="微软雅黑" w:hAnsi="微软雅黑" w:hint="eastAsia"/>
        </w:rPr>
        <w:t>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90"/>
        <w:gridCol w:w="590"/>
        <w:gridCol w:w="590"/>
        <w:gridCol w:w="591"/>
        <w:gridCol w:w="590"/>
        <w:gridCol w:w="590"/>
        <w:gridCol w:w="590"/>
        <w:gridCol w:w="591"/>
        <w:gridCol w:w="590"/>
        <w:gridCol w:w="590"/>
        <w:gridCol w:w="590"/>
        <w:gridCol w:w="591"/>
        <w:gridCol w:w="684"/>
      </w:tblGrid>
      <w:tr w:rsidR="00220572" w14:paraId="464CBD7A" w14:textId="77777777" w:rsidTr="00793F22">
        <w:trPr>
          <w:jc w:val="center"/>
        </w:trPr>
        <w:tc>
          <w:tcPr>
            <w:tcW w:w="2689" w:type="dxa"/>
            <w:vAlign w:val="center"/>
          </w:tcPr>
          <w:p w14:paraId="590DB02D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保温（保冷）厚度T（m</w:t>
            </w:r>
            <w:r>
              <w:rPr>
                <w:rFonts w:ascii="微软雅黑" w:hAnsi="微软雅黑"/>
                <w:bCs/>
                <w:sz w:val="18"/>
                <w:szCs w:val="20"/>
              </w:rPr>
              <w:t>m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）</w:t>
            </w:r>
          </w:p>
        </w:tc>
        <w:tc>
          <w:tcPr>
            <w:tcW w:w="590" w:type="dxa"/>
            <w:vAlign w:val="center"/>
          </w:tcPr>
          <w:p w14:paraId="7D2C9D50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2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</w:t>
            </w:r>
          </w:p>
        </w:tc>
        <w:tc>
          <w:tcPr>
            <w:tcW w:w="590" w:type="dxa"/>
            <w:vAlign w:val="center"/>
          </w:tcPr>
          <w:p w14:paraId="339C06A4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4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03B78FBB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5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1" w:type="dxa"/>
            <w:vAlign w:val="center"/>
          </w:tcPr>
          <w:p w14:paraId="3411BDB8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6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27A80BF2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7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74DEFD0E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8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299F007E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9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</w:t>
            </w:r>
          </w:p>
        </w:tc>
        <w:tc>
          <w:tcPr>
            <w:tcW w:w="591" w:type="dxa"/>
            <w:vAlign w:val="center"/>
          </w:tcPr>
          <w:p w14:paraId="53E2A5BC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00</w:t>
            </w:r>
          </w:p>
        </w:tc>
        <w:tc>
          <w:tcPr>
            <w:tcW w:w="590" w:type="dxa"/>
            <w:vAlign w:val="center"/>
          </w:tcPr>
          <w:p w14:paraId="38FCED79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10</w:t>
            </w:r>
          </w:p>
        </w:tc>
        <w:tc>
          <w:tcPr>
            <w:tcW w:w="590" w:type="dxa"/>
            <w:vAlign w:val="center"/>
          </w:tcPr>
          <w:p w14:paraId="5A2EFC12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20</w:t>
            </w:r>
          </w:p>
        </w:tc>
        <w:tc>
          <w:tcPr>
            <w:tcW w:w="590" w:type="dxa"/>
            <w:vAlign w:val="center"/>
          </w:tcPr>
          <w:p w14:paraId="57891275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30</w:t>
            </w:r>
          </w:p>
        </w:tc>
        <w:tc>
          <w:tcPr>
            <w:tcW w:w="591" w:type="dxa"/>
            <w:vAlign w:val="center"/>
          </w:tcPr>
          <w:p w14:paraId="4095FD21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1</w:t>
            </w:r>
            <w:r>
              <w:rPr>
                <w:rFonts w:ascii="微软雅黑" w:hAnsi="微软雅黑"/>
                <w:bCs/>
                <w:sz w:val="18"/>
                <w:szCs w:val="20"/>
              </w:rPr>
              <w:t>50</w:t>
            </w:r>
          </w:p>
        </w:tc>
        <w:tc>
          <w:tcPr>
            <w:tcW w:w="684" w:type="dxa"/>
            <w:vAlign w:val="center"/>
          </w:tcPr>
          <w:p w14:paraId="551CA0AC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hAnsi="微软雅黑" w:hint="eastAsia"/>
                <w:bCs/>
                <w:sz w:val="18"/>
                <w:szCs w:val="20"/>
              </w:rPr>
              <w:t>&gt;</w:t>
            </w:r>
            <w:r>
              <w:rPr>
                <w:rFonts w:ascii="微软雅黑" w:hAnsi="微软雅黑"/>
                <w:bCs/>
                <w:sz w:val="18"/>
                <w:szCs w:val="20"/>
              </w:rPr>
              <w:t>150</w:t>
            </w:r>
          </w:p>
        </w:tc>
      </w:tr>
      <w:tr w:rsidR="00220572" w14:paraId="61E687FE" w14:textId="77777777" w:rsidTr="00793F22">
        <w:trPr>
          <w:jc w:val="center"/>
        </w:trPr>
        <w:tc>
          <w:tcPr>
            <w:tcW w:w="2689" w:type="dxa"/>
            <w:vAlign w:val="center"/>
          </w:tcPr>
          <w:p w14:paraId="090DC6BE" w14:textId="77777777" w:rsidR="00220572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Cs/>
                <w:sz w:val="18"/>
                <w:szCs w:val="20"/>
              </w:rPr>
            </w:pPr>
            <w:r w:rsidRPr="000A74B1">
              <w:rPr>
                <w:rFonts w:ascii="微软雅黑" w:hAnsi="微软雅黑" w:hint="eastAsia"/>
                <w:bCs/>
                <w:sz w:val="18"/>
                <w:szCs w:val="20"/>
              </w:rPr>
              <w:t>支耳</w:t>
            </w:r>
            <w:r>
              <w:rPr>
                <w:rFonts w:ascii="微软雅黑" w:hAnsi="微软雅黑" w:hint="eastAsia"/>
                <w:bCs/>
                <w:sz w:val="18"/>
                <w:szCs w:val="20"/>
              </w:rPr>
              <w:t>宽度W（mm）</w:t>
            </w:r>
          </w:p>
        </w:tc>
        <w:tc>
          <w:tcPr>
            <w:tcW w:w="590" w:type="dxa"/>
            <w:vAlign w:val="center"/>
          </w:tcPr>
          <w:p w14:paraId="708E1D32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15</w:t>
            </w:r>
          </w:p>
        </w:tc>
        <w:tc>
          <w:tcPr>
            <w:tcW w:w="590" w:type="dxa"/>
            <w:vAlign w:val="center"/>
          </w:tcPr>
          <w:p w14:paraId="1702ED85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25</w:t>
            </w:r>
          </w:p>
        </w:tc>
        <w:tc>
          <w:tcPr>
            <w:tcW w:w="590" w:type="dxa"/>
            <w:vAlign w:val="center"/>
          </w:tcPr>
          <w:p w14:paraId="665EBF96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30</w:t>
            </w:r>
          </w:p>
        </w:tc>
        <w:tc>
          <w:tcPr>
            <w:tcW w:w="591" w:type="dxa"/>
            <w:vAlign w:val="center"/>
          </w:tcPr>
          <w:p w14:paraId="5BE8C724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40</w:t>
            </w:r>
          </w:p>
        </w:tc>
        <w:tc>
          <w:tcPr>
            <w:tcW w:w="590" w:type="dxa"/>
            <w:vAlign w:val="center"/>
          </w:tcPr>
          <w:p w14:paraId="0C2C8E44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50</w:t>
            </w:r>
          </w:p>
        </w:tc>
        <w:tc>
          <w:tcPr>
            <w:tcW w:w="590" w:type="dxa"/>
            <w:vAlign w:val="center"/>
          </w:tcPr>
          <w:p w14:paraId="245A868B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60</w:t>
            </w:r>
          </w:p>
        </w:tc>
        <w:tc>
          <w:tcPr>
            <w:tcW w:w="590" w:type="dxa"/>
            <w:vAlign w:val="center"/>
          </w:tcPr>
          <w:p w14:paraId="3FE8530B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65</w:t>
            </w:r>
          </w:p>
        </w:tc>
        <w:tc>
          <w:tcPr>
            <w:tcW w:w="591" w:type="dxa"/>
            <w:vAlign w:val="center"/>
          </w:tcPr>
          <w:p w14:paraId="4EC6B0F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7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5</w:t>
            </w:r>
          </w:p>
        </w:tc>
        <w:tc>
          <w:tcPr>
            <w:tcW w:w="590" w:type="dxa"/>
            <w:vAlign w:val="center"/>
          </w:tcPr>
          <w:p w14:paraId="377F3FF5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8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27C56023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9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</w:t>
            </w:r>
          </w:p>
        </w:tc>
        <w:tc>
          <w:tcPr>
            <w:tcW w:w="590" w:type="dxa"/>
            <w:vAlign w:val="center"/>
          </w:tcPr>
          <w:p w14:paraId="5A05F927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00</w:t>
            </w:r>
          </w:p>
        </w:tc>
        <w:tc>
          <w:tcPr>
            <w:tcW w:w="591" w:type="dxa"/>
            <w:vAlign w:val="center"/>
          </w:tcPr>
          <w:p w14:paraId="32343039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1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20</w:t>
            </w:r>
          </w:p>
        </w:tc>
        <w:tc>
          <w:tcPr>
            <w:tcW w:w="684" w:type="dxa"/>
            <w:vAlign w:val="center"/>
          </w:tcPr>
          <w:p w14:paraId="172AD97E" w14:textId="77777777" w:rsidR="00220572" w:rsidRPr="000A74B1" w:rsidRDefault="00220572" w:rsidP="00793F22">
            <w:pPr>
              <w:pStyle w:val="a0"/>
              <w:ind w:firstLineChars="0" w:firstLine="0"/>
              <w:jc w:val="center"/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</w:pPr>
            <w:r>
              <w:rPr>
                <w:rFonts w:ascii="微软雅黑" w:hAnsi="微软雅黑" w:hint="eastAsia"/>
                <w:b/>
                <w:color w:val="C00000"/>
                <w:sz w:val="18"/>
                <w:szCs w:val="20"/>
              </w:rPr>
              <w:t>T</w:t>
            </w:r>
            <w:r>
              <w:rPr>
                <w:rFonts w:ascii="微软雅黑" w:hAnsi="微软雅黑"/>
                <w:b/>
                <w:color w:val="C00000"/>
                <w:sz w:val="18"/>
                <w:szCs w:val="20"/>
              </w:rPr>
              <w:t>-50</w:t>
            </w:r>
          </w:p>
        </w:tc>
      </w:tr>
    </w:tbl>
    <w:p w14:paraId="63FC1794" w14:textId="77777777" w:rsidR="00220572" w:rsidRPr="00737D56" w:rsidRDefault="00220572" w:rsidP="00220572">
      <w:pPr>
        <w:pStyle w:val="a0"/>
        <w:ind w:left="780" w:firstLineChars="0" w:firstLine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遇中间值采用内插法计算，四舍五入元整到个位数。</w:t>
      </w:r>
    </w:p>
    <w:p w14:paraId="59216FB7" w14:textId="77777777" w:rsidR="00220572" w:rsidRPr="008F780E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72C7AF58" w14:textId="77777777" w:rsidR="00220572" w:rsidRDefault="00220572" w:rsidP="00220572">
      <w:pPr>
        <w:pStyle w:val="a0"/>
        <w:numPr>
          <w:ilvl w:val="0"/>
          <w:numId w:val="32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支撑板</w:t>
      </w:r>
    </w:p>
    <w:p w14:paraId="719ECA70" w14:textId="77777777" w:rsidR="00220572" w:rsidRPr="00A10726" w:rsidRDefault="00220572" w:rsidP="00220572">
      <w:pPr>
        <w:pStyle w:val="a0"/>
        <w:numPr>
          <w:ilvl w:val="0"/>
          <w:numId w:val="37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bookmarkStart w:id="2137" w:name="_Hlk179875634"/>
      <w:r>
        <w:rPr>
          <w:rFonts w:ascii="微软雅黑" w:hAnsi="微软雅黑" w:hint="eastAsia"/>
          <w:bCs/>
          <w:sz w:val="18"/>
          <w:szCs w:val="20"/>
        </w:rPr>
        <w:t>与支耳焊接/螺栓连接的支撑板</w:t>
      </w:r>
    </w:p>
    <w:bookmarkEnd w:id="2137"/>
    <w:p w14:paraId="73C9141C" w14:textId="7463A84C" w:rsidR="00220572" w:rsidRPr="00445910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445910">
        <w:rPr>
          <w:rFonts w:ascii="微软雅黑" w:hAnsi="微软雅黑" w:hint="eastAsia"/>
          <w:bCs/>
          <w:sz w:val="18"/>
          <w:szCs w:val="20"/>
        </w:rPr>
        <w:t>当支撑板两端支耳都为</w:t>
      </w:r>
      <w:r w:rsidRPr="00445910">
        <w:rPr>
          <w:rFonts w:ascii="微软雅黑" w:hAnsi="微软雅黑"/>
          <w:bCs/>
          <w:sz w:val="18"/>
          <w:szCs w:val="20"/>
        </w:rPr>
        <w:t>单孔支耳</w:t>
      </w:r>
      <w:r>
        <w:rPr>
          <w:rFonts w:ascii="微软雅黑" w:hAnsi="微软雅黑" w:hint="eastAsia"/>
          <w:bCs/>
          <w:sz w:val="18"/>
          <w:szCs w:val="20"/>
        </w:rPr>
        <w:t>（或焊接支耳）</w:t>
      </w:r>
      <w:r w:rsidRPr="00445910">
        <w:rPr>
          <w:rFonts w:ascii="微软雅黑" w:hAnsi="微软雅黑"/>
          <w:bCs/>
          <w:sz w:val="18"/>
          <w:szCs w:val="20"/>
        </w:rPr>
        <w:t>时，支撑板长度为：</w:t>
      </w:r>
      <w:r w:rsidRPr="00445910">
        <w:rPr>
          <w:rFonts w:ascii="微软雅黑" w:hAnsi="微软雅黑"/>
          <w:b/>
          <w:color w:val="C00000"/>
          <w:sz w:val="18"/>
          <w:szCs w:val="20"/>
        </w:rPr>
        <w:t>支耳间距+单孔支耳</w:t>
      </w:r>
      <w:r w:rsidRPr="00AF486E">
        <w:rPr>
          <w:rFonts w:ascii="微软雅黑" w:hAnsi="微软雅黑" w:hint="eastAsia"/>
          <w:b/>
          <w:color w:val="C00000"/>
          <w:sz w:val="18"/>
          <w:szCs w:val="20"/>
        </w:rPr>
        <w:t>（或焊接支耳）</w:t>
      </w:r>
      <w:r w:rsidRPr="00445910">
        <w:rPr>
          <w:rFonts w:ascii="微软雅黑" w:hAnsi="微软雅黑"/>
          <w:b/>
          <w:color w:val="C00000"/>
          <w:sz w:val="18"/>
          <w:szCs w:val="20"/>
        </w:rPr>
        <w:t>宽度</w:t>
      </w:r>
      <w:r w:rsidRPr="00445910">
        <w:rPr>
          <w:rFonts w:ascii="微软雅黑" w:hAnsi="微软雅黑"/>
          <w:bCs/>
          <w:sz w:val="18"/>
          <w:szCs w:val="20"/>
        </w:rPr>
        <w:t>，即支撑板正好盖住支耳。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2.19.2.3.1.1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2.19.2.3.1.1.1</w:t>
      </w:r>
      <w:r w:rsidR="00B25B10">
        <w:rPr>
          <w:rFonts w:ascii="微软雅黑" w:hAnsi="微软雅黑" w:hint="eastAsia"/>
        </w:rPr>
        <w:t>）</w:t>
      </w:r>
    </w:p>
    <w:p w14:paraId="041565E5" w14:textId="24E281E7" w:rsidR="00220572" w:rsidRPr="00445910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445910">
        <w:rPr>
          <w:rFonts w:ascii="微软雅黑" w:hAnsi="微软雅黑"/>
          <w:bCs/>
          <w:sz w:val="18"/>
          <w:szCs w:val="20"/>
        </w:rPr>
        <w:t>当支撑板一端支耳为单孔支耳，另一端支耳为双孔支耳时，支撑板长度为：</w:t>
      </w:r>
      <w:r w:rsidRPr="00445910">
        <w:rPr>
          <w:rFonts w:ascii="微软雅黑" w:hAnsi="微软雅黑"/>
          <w:b/>
          <w:color w:val="C00000"/>
          <w:sz w:val="18"/>
          <w:szCs w:val="20"/>
        </w:rPr>
        <w:t>支耳间距+0.5*单孔支耳宽度+0.5*双孔支耳宽度-0.5*螺栓孔直径</w:t>
      </w:r>
      <w:r w:rsidRPr="00445910">
        <w:rPr>
          <w:rFonts w:ascii="微软雅黑" w:hAnsi="微软雅黑"/>
          <w:bCs/>
          <w:sz w:val="18"/>
          <w:szCs w:val="20"/>
        </w:rPr>
        <w:t>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2.19.2.3.1.2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2.19.2.3.1.2.1</w:t>
      </w:r>
      <w:r w:rsidR="00B25B10">
        <w:rPr>
          <w:rFonts w:ascii="微软雅黑" w:hAnsi="微软雅黑" w:hint="eastAsia"/>
        </w:rPr>
        <w:t>）</w:t>
      </w:r>
    </w:p>
    <w:p w14:paraId="43F2AF13" w14:textId="11353EB9" w:rsidR="00220572" w:rsidRPr="001E2E76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445910">
        <w:rPr>
          <w:rFonts w:ascii="微软雅黑" w:hAnsi="微软雅黑"/>
          <w:bCs/>
          <w:sz w:val="18"/>
          <w:szCs w:val="20"/>
        </w:rPr>
        <w:t>当支撑板两端支耳都为双孔支耳时，支撑板长度为：</w:t>
      </w:r>
      <w:r w:rsidRPr="00445910">
        <w:rPr>
          <w:rFonts w:ascii="微软雅黑" w:hAnsi="微软雅黑"/>
          <w:b/>
          <w:color w:val="C00000"/>
          <w:sz w:val="18"/>
          <w:szCs w:val="20"/>
        </w:rPr>
        <w:t>支耳间距+双孔支耳宽度-螺栓孔直径</w:t>
      </w:r>
      <w:r w:rsidRPr="00445910">
        <w:rPr>
          <w:rFonts w:ascii="微软雅黑" w:hAnsi="微软雅黑"/>
          <w:bCs/>
          <w:sz w:val="18"/>
          <w:szCs w:val="20"/>
        </w:rPr>
        <w:t>。</w:t>
      </w:r>
      <w:r>
        <w:rPr>
          <w:rFonts w:ascii="微软雅黑" w:hAnsi="微软雅黑" w:hint="eastAsia"/>
          <w:bCs/>
          <w:sz w:val="18"/>
          <w:szCs w:val="20"/>
        </w:rPr>
        <w:t xml:space="preserve"> 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2.19.2.3.1.3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2.19.2.3.1.3.1</w:t>
      </w:r>
      <w:r w:rsidR="00B25B10">
        <w:rPr>
          <w:rFonts w:ascii="微软雅黑" w:hAnsi="微软雅黑" w:hint="eastAsia"/>
        </w:rPr>
        <w:t>）</w:t>
      </w:r>
    </w:p>
    <w:p w14:paraId="50333E2C" w14:textId="524A3897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螺栓连接支撑板长度不大于</w:t>
      </w:r>
      <w:r>
        <w:rPr>
          <w:rFonts w:ascii="微软雅黑" w:hAnsi="微软雅黑"/>
          <w:b/>
          <w:color w:val="C00000"/>
          <w:sz w:val="18"/>
          <w:szCs w:val="20"/>
        </w:rPr>
        <w:t>32</w:t>
      </w:r>
      <w:r w:rsidRPr="004173DB">
        <w:rPr>
          <w:rFonts w:ascii="微软雅黑" w:hAnsi="微软雅黑"/>
          <w:b/>
          <w:color w:val="C00000"/>
          <w:sz w:val="18"/>
          <w:szCs w:val="20"/>
        </w:rPr>
        <w:t>00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2.19.2.3.1.4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2.19.2.3.1.4.1</w:t>
      </w:r>
      <w:r w:rsidR="00B25B10">
        <w:rPr>
          <w:rFonts w:ascii="微软雅黑" w:hAnsi="微软雅黑" w:hint="eastAsia"/>
        </w:rPr>
        <w:t>）</w:t>
      </w:r>
    </w:p>
    <w:p w14:paraId="58E508C2" w14:textId="530EDC20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支撑板宽度为：</w:t>
      </w:r>
      <w:r w:rsidRPr="00E63731">
        <w:rPr>
          <w:rFonts w:ascii="微软雅黑" w:hAnsi="微软雅黑" w:hint="eastAsia"/>
          <w:b/>
          <w:color w:val="C00000"/>
          <w:sz w:val="18"/>
          <w:szCs w:val="20"/>
        </w:rPr>
        <w:t>支耳宽度</w:t>
      </w:r>
      <w:r w:rsidRPr="00E63731">
        <w:rPr>
          <w:rFonts w:ascii="微软雅黑" w:hAnsi="微软雅黑"/>
          <w:b/>
          <w:color w:val="C00000"/>
          <w:sz w:val="18"/>
          <w:szCs w:val="20"/>
        </w:rPr>
        <w:t>-5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2.19.2.3.1.5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2.19.2.3.1.5.1</w:t>
      </w:r>
      <w:r w:rsidR="00B25B10">
        <w:rPr>
          <w:rFonts w:ascii="微软雅黑" w:hAnsi="微软雅黑" w:hint="eastAsia"/>
        </w:rPr>
        <w:t>）</w:t>
      </w:r>
    </w:p>
    <w:p w14:paraId="658DCE18" w14:textId="1C6692BD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0A74B1">
        <w:rPr>
          <w:rFonts w:ascii="微软雅黑" w:hAnsi="微软雅黑"/>
          <w:bCs/>
          <w:sz w:val="18"/>
          <w:szCs w:val="20"/>
        </w:rPr>
        <w:t>支</w:t>
      </w:r>
      <w:r>
        <w:rPr>
          <w:rFonts w:ascii="微软雅黑" w:hAnsi="微软雅黑" w:hint="eastAsia"/>
          <w:bCs/>
          <w:sz w:val="18"/>
          <w:szCs w:val="20"/>
        </w:rPr>
        <w:t>撑板厚度默认为</w:t>
      </w:r>
      <w:r w:rsidRPr="00CC204B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2.19.2.3.1.6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2.19.2.3.1.6.1</w:t>
      </w:r>
      <w:r w:rsidR="00B25B10">
        <w:rPr>
          <w:rFonts w:ascii="微软雅黑" w:hAnsi="微软雅黑" w:hint="eastAsia"/>
        </w:rPr>
        <w:t>）</w:t>
      </w:r>
    </w:p>
    <w:p w14:paraId="0C2863D6" w14:textId="5E5A5AB1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0A74B1">
        <w:rPr>
          <w:rFonts w:ascii="微软雅黑" w:hAnsi="微软雅黑"/>
          <w:bCs/>
          <w:sz w:val="18"/>
          <w:szCs w:val="20"/>
        </w:rPr>
        <w:t>支</w:t>
      </w:r>
      <w:r>
        <w:rPr>
          <w:rFonts w:ascii="微软雅黑" w:hAnsi="微软雅黑" w:hint="eastAsia"/>
          <w:bCs/>
          <w:sz w:val="18"/>
          <w:szCs w:val="20"/>
        </w:rPr>
        <w:t>撑板螺栓孔与支耳边缘的距离最</w:t>
      </w:r>
      <w:r w:rsidRPr="002D48E3">
        <w:rPr>
          <w:rFonts w:ascii="微软雅黑" w:hAnsi="微软雅黑" w:hint="eastAsia"/>
          <w:bCs/>
          <w:sz w:val="18"/>
          <w:szCs w:val="20"/>
        </w:rPr>
        <w:t>小值为：</w:t>
      </w:r>
      <w:r w:rsidRPr="002D48E3">
        <w:rPr>
          <w:rFonts w:ascii="微软雅黑" w:hAnsi="微软雅黑" w:hint="eastAsia"/>
          <w:b/>
          <w:color w:val="C00000"/>
          <w:sz w:val="18"/>
          <w:szCs w:val="20"/>
        </w:rPr>
        <w:t>螺栓</w:t>
      </w:r>
      <w:r>
        <w:rPr>
          <w:rFonts w:ascii="微软雅黑" w:hAnsi="微软雅黑" w:hint="eastAsia"/>
          <w:b/>
          <w:color w:val="C00000"/>
          <w:sz w:val="18"/>
          <w:szCs w:val="20"/>
        </w:rPr>
        <w:t>直径</w:t>
      </w:r>
      <w:r w:rsidRPr="002D48E3">
        <w:rPr>
          <w:rFonts w:ascii="微软雅黑" w:hAnsi="微软雅黑" w:hint="eastAsia"/>
          <w:bCs/>
          <w:sz w:val="18"/>
          <w:szCs w:val="20"/>
        </w:rPr>
        <w:t xml:space="preserve"> mm</w:t>
      </w:r>
      <w:r>
        <w:rPr>
          <w:rFonts w:ascii="微软雅黑" w:hAnsi="微软雅黑" w:hint="eastAsia"/>
          <w:bCs/>
          <w:sz w:val="18"/>
          <w:szCs w:val="20"/>
        </w:rPr>
        <w:t>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2.19.2.3.1.7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2.19.2.3.1.7.1</w:t>
      </w:r>
      <w:r w:rsidR="00B25B10">
        <w:rPr>
          <w:rFonts w:ascii="微软雅黑" w:hAnsi="微软雅黑" w:hint="eastAsia"/>
        </w:rPr>
        <w:t>）</w:t>
      </w:r>
    </w:p>
    <w:p w14:paraId="048AB88D" w14:textId="77777777" w:rsidR="00220572" w:rsidRPr="005342FA" w:rsidRDefault="00220572" w:rsidP="00220572">
      <w:pPr>
        <w:pStyle w:val="a0"/>
        <w:ind w:left="78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58D6A85A" w14:textId="77777777" w:rsidR="00220572" w:rsidRPr="001C0364" w:rsidRDefault="00220572" w:rsidP="00220572">
      <w:pPr>
        <w:numPr>
          <w:ilvl w:val="0"/>
          <w:numId w:val="37"/>
        </w:numPr>
        <w:rPr>
          <w:rFonts w:ascii="微软雅黑" w:hAnsi="微软雅黑" w:hint="eastAsia"/>
          <w:bCs/>
          <w:sz w:val="18"/>
          <w:szCs w:val="20"/>
        </w:rPr>
      </w:pPr>
      <w:r w:rsidRPr="001C0364">
        <w:rPr>
          <w:rFonts w:ascii="微软雅黑" w:hAnsi="微软雅黑" w:hint="eastAsia"/>
          <w:bCs/>
          <w:sz w:val="18"/>
          <w:szCs w:val="20"/>
        </w:rPr>
        <w:t>与</w:t>
      </w:r>
      <w:r>
        <w:rPr>
          <w:rFonts w:ascii="微软雅黑" w:hAnsi="微软雅黑" w:hint="eastAsia"/>
          <w:bCs/>
          <w:sz w:val="18"/>
          <w:szCs w:val="20"/>
        </w:rPr>
        <w:t>容器直接</w:t>
      </w:r>
      <w:r w:rsidRPr="001C0364">
        <w:rPr>
          <w:rFonts w:ascii="微软雅黑" w:hAnsi="微软雅黑" w:hint="eastAsia"/>
          <w:bCs/>
          <w:sz w:val="18"/>
          <w:szCs w:val="20"/>
        </w:rPr>
        <w:t>焊接</w:t>
      </w:r>
      <w:r w:rsidRPr="001C0364">
        <w:rPr>
          <w:rFonts w:ascii="微软雅黑" w:hAnsi="微软雅黑"/>
          <w:bCs/>
          <w:sz w:val="18"/>
          <w:szCs w:val="20"/>
        </w:rPr>
        <w:t>的支撑板</w:t>
      </w:r>
    </w:p>
    <w:p w14:paraId="3E056833" w14:textId="01DF81DD" w:rsidR="00220572" w:rsidRPr="001C0364" w:rsidRDefault="00220572" w:rsidP="00220572">
      <w:pPr>
        <w:numPr>
          <w:ilvl w:val="0"/>
          <w:numId w:val="34"/>
        </w:numPr>
        <w:rPr>
          <w:rFonts w:ascii="微软雅黑" w:hAnsi="微软雅黑" w:hint="eastAsia"/>
          <w:bCs/>
          <w:sz w:val="18"/>
          <w:szCs w:val="20"/>
        </w:rPr>
      </w:pPr>
      <w:r w:rsidRPr="001C0364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1C0364">
        <w:rPr>
          <w:rFonts w:ascii="微软雅黑" w:hAnsi="微软雅黑"/>
          <w:bCs/>
          <w:sz w:val="18"/>
          <w:szCs w:val="20"/>
        </w:rPr>
        <w:t>支撑板长度</w:t>
      </w:r>
      <w:r w:rsidRPr="006742FE">
        <w:rPr>
          <w:rFonts w:ascii="微软雅黑" w:hAnsi="微软雅黑" w:hint="eastAsia"/>
          <w:bCs/>
          <w:sz w:val="18"/>
          <w:szCs w:val="20"/>
        </w:rPr>
        <w:t>符合1</w:t>
      </w:r>
      <w:r w:rsidRPr="006742FE">
        <w:rPr>
          <w:rFonts w:ascii="微软雅黑" w:hAnsi="微软雅黑"/>
          <w:bCs/>
          <w:sz w:val="18"/>
          <w:szCs w:val="20"/>
        </w:rPr>
        <w:t>9</w:t>
      </w:r>
      <w:r w:rsidRPr="006742FE">
        <w:rPr>
          <w:rFonts w:ascii="微软雅黑" w:hAnsi="微软雅黑" w:hint="eastAsia"/>
          <w:bCs/>
          <w:sz w:val="18"/>
          <w:szCs w:val="20"/>
        </w:rPr>
        <w:t>条1）第三条要求。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2.19.2.3.2.1</w:t>
      </w:r>
      <w:r w:rsidR="00B25B10">
        <w:rPr>
          <w:rFonts w:ascii="微软雅黑" w:hAnsi="微软雅黑" w:hint="eastAsia"/>
        </w:rPr>
        <w:t>）</w:t>
      </w:r>
    </w:p>
    <w:p w14:paraId="707B4EC1" w14:textId="6CD81EB1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支撑板宽度W</w:t>
      </w:r>
      <w:r w:rsidRPr="000A74B1">
        <w:rPr>
          <w:rFonts w:ascii="微软雅黑" w:hAnsi="微软雅黑" w:hint="eastAsia"/>
          <w:bCs/>
          <w:sz w:val="18"/>
          <w:szCs w:val="20"/>
        </w:rPr>
        <w:t>（沿保温厚度方向）</w:t>
      </w:r>
      <w:r w:rsidRPr="006742FE">
        <w:rPr>
          <w:rFonts w:ascii="微软雅黑" w:hAnsi="微软雅黑" w:hint="eastAsia"/>
          <w:bCs/>
          <w:sz w:val="18"/>
          <w:szCs w:val="20"/>
        </w:rPr>
        <w:t>符合1</w:t>
      </w:r>
      <w:r w:rsidRPr="006742FE">
        <w:rPr>
          <w:rFonts w:ascii="微软雅黑" w:hAnsi="微软雅黑"/>
          <w:bCs/>
          <w:sz w:val="18"/>
          <w:szCs w:val="20"/>
        </w:rPr>
        <w:t>9</w:t>
      </w:r>
      <w:r w:rsidRPr="006742FE">
        <w:rPr>
          <w:rFonts w:ascii="微软雅黑" w:hAnsi="微软雅黑" w:hint="eastAsia"/>
          <w:bCs/>
          <w:sz w:val="18"/>
          <w:szCs w:val="20"/>
        </w:rPr>
        <w:t>条</w:t>
      </w:r>
      <w:r>
        <w:rPr>
          <w:rFonts w:ascii="微软雅黑" w:hAnsi="微软雅黑"/>
          <w:bCs/>
          <w:sz w:val="18"/>
          <w:szCs w:val="20"/>
        </w:rPr>
        <w:t>2</w:t>
      </w:r>
      <w:r w:rsidRPr="006742FE">
        <w:rPr>
          <w:rFonts w:ascii="微软雅黑" w:hAnsi="微软雅黑" w:hint="eastAsia"/>
          <w:bCs/>
          <w:sz w:val="18"/>
          <w:szCs w:val="20"/>
        </w:rPr>
        <w:t>）</w:t>
      </w:r>
      <w:r>
        <w:rPr>
          <w:rFonts w:ascii="微软雅黑" w:hAnsi="微软雅黑" w:hint="eastAsia"/>
          <w:bCs/>
          <w:sz w:val="18"/>
          <w:szCs w:val="20"/>
        </w:rPr>
        <w:t>b-</w:t>
      </w:r>
      <w:proofErr w:type="spellStart"/>
      <w:r>
        <w:rPr>
          <w:rFonts w:ascii="微软雅黑" w:hAnsi="微软雅黑" w:hint="eastAsia"/>
          <w:bCs/>
          <w:sz w:val="18"/>
          <w:szCs w:val="20"/>
        </w:rPr>
        <w:t>i</w:t>
      </w:r>
      <w:proofErr w:type="spellEnd"/>
      <w:r w:rsidRPr="006742FE">
        <w:rPr>
          <w:rFonts w:ascii="微软雅黑" w:hAnsi="微软雅黑" w:hint="eastAsia"/>
          <w:bCs/>
          <w:sz w:val="18"/>
          <w:szCs w:val="20"/>
        </w:rPr>
        <w:t>第三条要求。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2.19.2.3.2.2</w:t>
      </w:r>
      <w:r w:rsidR="00B25B10">
        <w:rPr>
          <w:rFonts w:ascii="微软雅黑" w:hAnsi="微软雅黑" w:hint="eastAsia"/>
        </w:rPr>
        <w:t>）</w:t>
      </w:r>
    </w:p>
    <w:p w14:paraId="45894756" w14:textId="56E676E4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0A74B1">
        <w:rPr>
          <w:rFonts w:ascii="微软雅黑" w:hAnsi="微软雅黑"/>
          <w:bCs/>
          <w:sz w:val="18"/>
          <w:szCs w:val="20"/>
        </w:rPr>
        <w:t>支</w:t>
      </w:r>
      <w:r>
        <w:rPr>
          <w:rFonts w:ascii="微软雅黑" w:hAnsi="微软雅黑" w:hint="eastAsia"/>
          <w:bCs/>
          <w:sz w:val="18"/>
          <w:szCs w:val="20"/>
        </w:rPr>
        <w:t>撑板厚度默认为</w:t>
      </w:r>
      <w:r w:rsidRPr="00CC204B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2.19.2.3.2.3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2.19.2.3.2.3.1</w:t>
      </w:r>
      <w:r w:rsidR="00B25B10">
        <w:rPr>
          <w:rFonts w:ascii="微软雅黑" w:hAnsi="微软雅黑" w:hint="eastAsia"/>
        </w:rPr>
        <w:t>）</w:t>
      </w:r>
    </w:p>
    <w:p w14:paraId="3E828695" w14:textId="77777777" w:rsidR="00220572" w:rsidRPr="001C0364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3071E1E3" w14:textId="77777777" w:rsidR="00220572" w:rsidRDefault="00220572" w:rsidP="00220572">
      <w:pPr>
        <w:pStyle w:val="a0"/>
        <w:numPr>
          <w:ilvl w:val="0"/>
          <w:numId w:val="32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支撑环</w:t>
      </w:r>
    </w:p>
    <w:p w14:paraId="1BF3A08D" w14:textId="77777777" w:rsidR="00220572" w:rsidRPr="00A10726" w:rsidRDefault="00220572" w:rsidP="00220572">
      <w:pPr>
        <w:pStyle w:val="a0"/>
        <w:numPr>
          <w:ilvl w:val="0"/>
          <w:numId w:val="38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与支耳螺栓连接的支撑环</w:t>
      </w:r>
    </w:p>
    <w:p w14:paraId="6C6307F4" w14:textId="63357645" w:rsidR="00220572" w:rsidRPr="0086628A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bookmarkStart w:id="2138" w:name="_Hlk180086044"/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86628A">
        <w:rPr>
          <w:rFonts w:ascii="微软雅黑" w:hAnsi="微软雅黑" w:hint="eastAsia"/>
          <w:bCs/>
          <w:sz w:val="18"/>
          <w:szCs w:val="20"/>
        </w:rPr>
        <w:t>支撑环</w:t>
      </w:r>
      <w:r>
        <w:rPr>
          <w:rFonts w:ascii="微软雅黑" w:hAnsi="微软雅黑" w:hint="eastAsia"/>
          <w:bCs/>
          <w:sz w:val="18"/>
          <w:szCs w:val="20"/>
        </w:rPr>
        <w:t>内径为：</w:t>
      </w:r>
      <w:r w:rsidRPr="008202DC">
        <w:rPr>
          <w:rFonts w:ascii="微软雅黑" w:hAnsi="微软雅黑" w:hint="eastAsia"/>
          <w:b/>
          <w:color w:val="C00000"/>
          <w:sz w:val="18"/>
          <w:szCs w:val="20"/>
        </w:rPr>
        <w:t>所在元件外直径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+12</w:t>
      </w:r>
      <w:r w:rsidRPr="0086628A"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2.19.2.4.1.1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2.19.2.4.1.1.1</w:t>
      </w:r>
      <w:r w:rsidR="00B25B10">
        <w:rPr>
          <w:rFonts w:ascii="微软雅黑" w:hAnsi="微软雅黑" w:hint="eastAsia"/>
        </w:rPr>
        <w:t>）</w:t>
      </w:r>
    </w:p>
    <w:p w14:paraId="2E350777" w14:textId="311E9BF8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支撑环外径为：</w:t>
      </w:r>
      <w:r w:rsidRPr="008202DC">
        <w:rPr>
          <w:rFonts w:ascii="微软雅黑" w:hAnsi="微软雅黑" w:hint="eastAsia"/>
          <w:b/>
          <w:color w:val="C00000"/>
          <w:sz w:val="18"/>
          <w:szCs w:val="20"/>
        </w:rPr>
        <w:t>所在元件外直径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+</w:t>
      </w:r>
      <w:r>
        <w:rPr>
          <w:rFonts w:ascii="微软雅黑" w:hAnsi="微软雅黑"/>
          <w:b/>
          <w:color w:val="C00000"/>
          <w:sz w:val="18"/>
          <w:szCs w:val="20"/>
        </w:rPr>
        <w:t>2*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支耳与相焊元件间隙+</w:t>
      </w:r>
      <w:r>
        <w:rPr>
          <w:rFonts w:ascii="微软雅黑" w:hAnsi="微软雅黑"/>
          <w:b/>
          <w:color w:val="C00000"/>
          <w:sz w:val="18"/>
          <w:szCs w:val="20"/>
        </w:rPr>
        <w:t>2*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支耳宽度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2.19.2.4.1.2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2.19.2.4.1.2.1</w:t>
      </w:r>
      <w:r w:rsidR="00B25B10">
        <w:rPr>
          <w:rFonts w:ascii="微软雅黑" w:hAnsi="微软雅黑" w:hint="eastAsia"/>
        </w:rPr>
        <w:t>）</w:t>
      </w:r>
    </w:p>
    <w:p w14:paraId="436C2264" w14:textId="005A455B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/>
          <w:bCs/>
          <w:sz w:val="18"/>
          <w:szCs w:val="20"/>
        </w:rPr>
        <w:t>支撑环</w:t>
      </w:r>
      <w:r>
        <w:rPr>
          <w:rFonts w:ascii="微软雅黑" w:hAnsi="微软雅黑" w:hint="eastAsia"/>
          <w:bCs/>
          <w:sz w:val="18"/>
          <w:szCs w:val="20"/>
        </w:rPr>
        <w:t>厚度默认为</w:t>
      </w:r>
      <w:r w:rsidRPr="00CC204B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2.19.2.4.1.3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2.19.2.4.1.3.1</w:t>
      </w:r>
      <w:r w:rsidR="00B25B10">
        <w:rPr>
          <w:rFonts w:ascii="微软雅黑" w:hAnsi="微软雅黑" w:hint="eastAsia"/>
        </w:rPr>
        <w:t>）</w:t>
      </w:r>
    </w:p>
    <w:p w14:paraId="26703F14" w14:textId="77777777" w:rsidR="00220572" w:rsidRPr="008202DC" w:rsidRDefault="00220572" w:rsidP="00220572">
      <w:pPr>
        <w:ind w:left="360"/>
        <w:rPr>
          <w:rFonts w:ascii="微软雅黑" w:hAnsi="微软雅黑" w:hint="eastAsia"/>
          <w:bCs/>
          <w:sz w:val="18"/>
          <w:szCs w:val="20"/>
        </w:rPr>
      </w:pPr>
    </w:p>
    <w:bookmarkEnd w:id="2138"/>
    <w:p w14:paraId="3B30B98F" w14:textId="77777777" w:rsidR="00220572" w:rsidRDefault="00220572" w:rsidP="00220572">
      <w:pPr>
        <w:pStyle w:val="a0"/>
        <w:numPr>
          <w:ilvl w:val="0"/>
          <w:numId w:val="38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 w:hint="eastAsia"/>
          <w:bCs/>
          <w:sz w:val="18"/>
          <w:szCs w:val="20"/>
        </w:rPr>
        <w:t>与支耳焊接连接的支撑环</w:t>
      </w:r>
    </w:p>
    <w:p w14:paraId="574B6DE0" w14:textId="1200B9EA" w:rsidR="00220572" w:rsidRPr="0086628A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86628A">
        <w:rPr>
          <w:rFonts w:ascii="微软雅黑" w:hAnsi="微软雅黑" w:hint="eastAsia"/>
          <w:bCs/>
          <w:sz w:val="18"/>
          <w:szCs w:val="20"/>
        </w:rPr>
        <w:t>支撑环</w:t>
      </w:r>
      <w:r>
        <w:rPr>
          <w:rFonts w:ascii="微软雅黑" w:hAnsi="微软雅黑" w:hint="eastAsia"/>
          <w:bCs/>
          <w:sz w:val="18"/>
          <w:szCs w:val="20"/>
        </w:rPr>
        <w:t>内径为：</w:t>
      </w:r>
      <w:r w:rsidRPr="008202DC">
        <w:rPr>
          <w:rFonts w:ascii="微软雅黑" w:hAnsi="微软雅黑" w:hint="eastAsia"/>
          <w:b/>
          <w:color w:val="C00000"/>
          <w:sz w:val="18"/>
          <w:szCs w:val="20"/>
        </w:rPr>
        <w:t>所在元件外直径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+</w:t>
      </w:r>
      <w:r>
        <w:rPr>
          <w:rFonts w:ascii="微软雅黑" w:hAnsi="微软雅黑"/>
          <w:b/>
          <w:color w:val="C00000"/>
          <w:sz w:val="18"/>
          <w:szCs w:val="20"/>
        </w:rPr>
        <w:t>30</w:t>
      </w:r>
      <w:r w:rsidRPr="0086628A"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2.19.2.4.2.1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2.19.2.4.2.1.1</w:t>
      </w:r>
      <w:r w:rsidR="00B25B10">
        <w:rPr>
          <w:rFonts w:ascii="微软雅黑" w:hAnsi="微软雅黑" w:hint="eastAsia"/>
        </w:rPr>
        <w:t>）</w:t>
      </w:r>
    </w:p>
    <w:p w14:paraId="03C31CCB" w14:textId="77777777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lastRenderedPageBreak/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支撑环外径为：</w:t>
      </w:r>
    </w:p>
    <w:p w14:paraId="6F34593B" w14:textId="70F5C30A" w:rsidR="00220572" w:rsidRPr="008202DC" w:rsidRDefault="00220572" w:rsidP="00220572">
      <w:pPr>
        <w:pStyle w:val="a0"/>
        <w:ind w:left="780" w:firstLine="360"/>
        <w:rPr>
          <w:rFonts w:ascii="微软雅黑" w:hAnsi="微软雅黑" w:hint="eastAsia"/>
          <w:b/>
          <w:color w:val="C00000"/>
          <w:sz w:val="18"/>
          <w:szCs w:val="20"/>
        </w:rPr>
      </w:pPr>
      <w:r w:rsidRPr="008202DC">
        <w:rPr>
          <w:rFonts w:ascii="微软雅黑" w:hAnsi="微软雅黑" w:hint="eastAsia"/>
          <w:bCs/>
          <w:sz w:val="18"/>
          <w:szCs w:val="20"/>
        </w:rPr>
        <w:t>保温（保冷）厚度</w:t>
      </w:r>
      <w:r w:rsidRPr="008202DC">
        <w:rPr>
          <w:rFonts w:ascii="微软雅黑" w:hAnsi="微软雅黑"/>
          <w:bCs/>
          <w:sz w:val="18"/>
          <w:szCs w:val="20"/>
        </w:rPr>
        <w:t>&lt;=40：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为元件外直径+保温厚度*2</w:t>
      </w:r>
      <w:r w:rsidRPr="008202DC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2.19.2.4.2.2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2.19.2.4.2.2.1</w:t>
      </w:r>
      <w:r w:rsidR="00B25B10">
        <w:rPr>
          <w:rFonts w:ascii="微软雅黑" w:hAnsi="微软雅黑" w:hint="eastAsia"/>
        </w:rPr>
        <w:t>）</w:t>
      </w:r>
    </w:p>
    <w:p w14:paraId="46502332" w14:textId="5E3AD321" w:rsidR="00220572" w:rsidRDefault="00220572" w:rsidP="00220572">
      <w:pPr>
        <w:pStyle w:val="a0"/>
        <w:ind w:left="780" w:firstLine="360"/>
        <w:rPr>
          <w:rFonts w:ascii="微软雅黑" w:hAnsi="微软雅黑" w:hint="eastAsia"/>
          <w:bCs/>
          <w:sz w:val="18"/>
          <w:szCs w:val="20"/>
        </w:rPr>
      </w:pPr>
      <w:r w:rsidRPr="008202DC">
        <w:rPr>
          <w:rFonts w:ascii="微软雅黑" w:hAnsi="微软雅黑"/>
          <w:bCs/>
          <w:sz w:val="18"/>
          <w:szCs w:val="20"/>
        </w:rPr>
        <w:t>保温（保冷）厚度&gt;40：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为元件外直径+保温厚度*2-20</w:t>
      </w:r>
      <w:r>
        <w:rPr>
          <w:rFonts w:ascii="微软雅黑" w:hAnsi="微软雅黑" w:hint="eastAsia"/>
          <w:bCs/>
          <w:sz w:val="18"/>
          <w:szCs w:val="20"/>
        </w:rPr>
        <w:t xml:space="preserve"> 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2.19.2.4.2.2.2</w:t>
      </w:r>
      <w:r w:rsidR="00B25B10">
        <w:rPr>
          <w:rFonts w:ascii="微软雅黑" w:hAnsi="微软雅黑" w:hint="eastAsia"/>
        </w:rPr>
        <w:t>）</w:t>
      </w:r>
    </w:p>
    <w:p w14:paraId="0B630B43" w14:textId="5DCC3B0F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/>
          <w:bCs/>
          <w:sz w:val="18"/>
          <w:szCs w:val="20"/>
        </w:rPr>
        <w:t>支撑环</w:t>
      </w:r>
      <w:r>
        <w:rPr>
          <w:rFonts w:ascii="微软雅黑" w:hAnsi="微软雅黑" w:hint="eastAsia"/>
          <w:bCs/>
          <w:sz w:val="18"/>
          <w:szCs w:val="20"/>
        </w:rPr>
        <w:t>厚度默认为</w:t>
      </w:r>
      <w:r w:rsidRPr="00CC204B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2.19.2.4.2.3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2.19.2.4.2.3.1</w:t>
      </w:r>
      <w:r w:rsidR="00B25B10">
        <w:rPr>
          <w:rFonts w:ascii="微软雅黑" w:hAnsi="微软雅黑" w:hint="eastAsia"/>
        </w:rPr>
        <w:t>）</w:t>
      </w:r>
    </w:p>
    <w:p w14:paraId="71B3B180" w14:textId="77777777" w:rsidR="00220572" w:rsidRPr="008202DC" w:rsidRDefault="00220572" w:rsidP="00220572">
      <w:pPr>
        <w:pStyle w:val="a0"/>
        <w:ind w:left="357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15AD6321" w14:textId="77777777" w:rsidR="00220572" w:rsidRPr="001C0364" w:rsidRDefault="00220572" w:rsidP="00220572">
      <w:pPr>
        <w:numPr>
          <w:ilvl w:val="0"/>
          <w:numId w:val="38"/>
        </w:numPr>
        <w:rPr>
          <w:rFonts w:ascii="微软雅黑" w:hAnsi="微软雅黑" w:hint="eastAsia"/>
          <w:bCs/>
          <w:sz w:val="18"/>
          <w:szCs w:val="20"/>
        </w:rPr>
      </w:pPr>
      <w:r w:rsidRPr="001C0364">
        <w:rPr>
          <w:rFonts w:ascii="微软雅黑" w:hAnsi="微软雅黑" w:hint="eastAsia"/>
          <w:bCs/>
          <w:sz w:val="18"/>
          <w:szCs w:val="20"/>
        </w:rPr>
        <w:t>与</w:t>
      </w:r>
      <w:r>
        <w:rPr>
          <w:rFonts w:ascii="微软雅黑" w:hAnsi="微软雅黑" w:hint="eastAsia"/>
          <w:bCs/>
          <w:sz w:val="18"/>
          <w:szCs w:val="20"/>
        </w:rPr>
        <w:t>容器直接</w:t>
      </w:r>
      <w:r w:rsidRPr="001C0364">
        <w:rPr>
          <w:rFonts w:ascii="微软雅黑" w:hAnsi="微软雅黑" w:hint="eastAsia"/>
          <w:bCs/>
          <w:sz w:val="18"/>
          <w:szCs w:val="20"/>
        </w:rPr>
        <w:t>焊接</w:t>
      </w:r>
      <w:r w:rsidRPr="001C0364">
        <w:rPr>
          <w:rFonts w:ascii="微软雅黑" w:hAnsi="微软雅黑"/>
          <w:bCs/>
          <w:sz w:val="18"/>
          <w:szCs w:val="20"/>
        </w:rPr>
        <w:t>的</w:t>
      </w:r>
      <w:r>
        <w:rPr>
          <w:rFonts w:ascii="微软雅黑" w:hAnsi="微软雅黑"/>
          <w:bCs/>
          <w:sz w:val="18"/>
          <w:szCs w:val="20"/>
        </w:rPr>
        <w:t>支撑环</w:t>
      </w:r>
    </w:p>
    <w:p w14:paraId="37C0A48F" w14:textId="7B5B61C1" w:rsidR="00220572" w:rsidRPr="0086628A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86628A">
        <w:rPr>
          <w:rFonts w:ascii="微软雅黑" w:hAnsi="微软雅黑" w:hint="eastAsia"/>
          <w:bCs/>
          <w:sz w:val="18"/>
          <w:szCs w:val="20"/>
        </w:rPr>
        <w:t>支撑环</w:t>
      </w:r>
      <w:r>
        <w:rPr>
          <w:rFonts w:ascii="微软雅黑" w:hAnsi="微软雅黑" w:hint="eastAsia"/>
          <w:bCs/>
          <w:sz w:val="18"/>
          <w:szCs w:val="20"/>
        </w:rPr>
        <w:t>内径为：</w:t>
      </w:r>
      <w:r w:rsidRPr="00AA1BCD">
        <w:rPr>
          <w:rFonts w:ascii="微软雅黑" w:hAnsi="微软雅黑" w:hint="eastAsia"/>
          <w:b/>
          <w:color w:val="C00000"/>
          <w:sz w:val="18"/>
          <w:szCs w:val="20"/>
        </w:rPr>
        <w:t>所在元件外直径</w:t>
      </w:r>
      <w:r w:rsidRPr="00AA1BCD">
        <w:rPr>
          <w:rFonts w:ascii="微软雅黑" w:hAnsi="微软雅黑"/>
          <w:b/>
          <w:color w:val="C00000"/>
          <w:sz w:val="18"/>
          <w:szCs w:val="20"/>
        </w:rPr>
        <w:t>+2*支撑环与相焊元件间隙</w:t>
      </w:r>
      <w:r w:rsidRPr="0086628A"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2.19.2.4.3.1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2.19.2.4.3.1.1</w:t>
      </w:r>
      <w:r w:rsidR="00B25B10">
        <w:rPr>
          <w:rFonts w:ascii="微软雅黑" w:hAnsi="微软雅黑" w:hint="eastAsia"/>
        </w:rPr>
        <w:t>）</w:t>
      </w:r>
    </w:p>
    <w:p w14:paraId="7475C4EF" w14:textId="77777777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支撑环外径为：</w:t>
      </w:r>
    </w:p>
    <w:p w14:paraId="6510ED7F" w14:textId="5F81038A" w:rsidR="00220572" w:rsidRPr="008202DC" w:rsidRDefault="00220572" w:rsidP="00220572">
      <w:pPr>
        <w:pStyle w:val="a0"/>
        <w:ind w:left="780" w:firstLine="360"/>
        <w:rPr>
          <w:rFonts w:ascii="微软雅黑" w:hAnsi="微软雅黑" w:hint="eastAsia"/>
          <w:b/>
          <w:color w:val="C00000"/>
          <w:sz w:val="18"/>
          <w:szCs w:val="20"/>
        </w:rPr>
      </w:pPr>
      <w:r w:rsidRPr="008202DC">
        <w:rPr>
          <w:rFonts w:ascii="微软雅黑" w:hAnsi="微软雅黑" w:hint="eastAsia"/>
          <w:bCs/>
          <w:sz w:val="18"/>
          <w:szCs w:val="20"/>
        </w:rPr>
        <w:t>保温（保冷）厚度</w:t>
      </w:r>
      <w:r w:rsidRPr="008202DC">
        <w:rPr>
          <w:rFonts w:ascii="微软雅黑" w:hAnsi="微软雅黑"/>
          <w:bCs/>
          <w:sz w:val="18"/>
          <w:szCs w:val="20"/>
        </w:rPr>
        <w:t>&lt;=40：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为元件外直径+保温厚度*2</w:t>
      </w:r>
      <w:r w:rsidRPr="008202DC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2.19.2.4.3.2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2.19.2.4.3.2.1</w:t>
      </w:r>
      <w:r w:rsidR="00B25B10">
        <w:rPr>
          <w:rFonts w:ascii="微软雅黑" w:hAnsi="微软雅黑" w:hint="eastAsia"/>
        </w:rPr>
        <w:t>）</w:t>
      </w:r>
    </w:p>
    <w:p w14:paraId="557417E6" w14:textId="35E93CA3" w:rsidR="00220572" w:rsidRDefault="00220572" w:rsidP="00220572">
      <w:pPr>
        <w:pStyle w:val="a0"/>
        <w:ind w:left="780" w:firstLine="360"/>
        <w:rPr>
          <w:rFonts w:ascii="微软雅黑" w:hAnsi="微软雅黑" w:hint="eastAsia"/>
          <w:bCs/>
          <w:sz w:val="18"/>
          <w:szCs w:val="20"/>
        </w:rPr>
      </w:pPr>
      <w:r w:rsidRPr="008202DC">
        <w:rPr>
          <w:rFonts w:ascii="微软雅黑" w:hAnsi="微软雅黑"/>
          <w:bCs/>
          <w:sz w:val="18"/>
          <w:szCs w:val="20"/>
        </w:rPr>
        <w:t>保温（保冷）厚度&gt;40：</w:t>
      </w:r>
      <w:r w:rsidRPr="008202DC">
        <w:rPr>
          <w:rFonts w:ascii="微软雅黑" w:hAnsi="微软雅黑"/>
          <w:b/>
          <w:color w:val="C00000"/>
          <w:sz w:val="18"/>
          <w:szCs w:val="20"/>
        </w:rPr>
        <w:t>为元件外直径+保温厚度*2-20</w:t>
      </w:r>
      <w:r>
        <w:rPr>
          <w:rFonts w:ascii="微软雅黑" w:hAnsi="微软雅黑" w:hint="eastAsia"/>
          <w:bCs/>
          <w:sz w:val="18"/>
          <w:szCs w:val="20"/>
        </w:rPr>
        <w:t xml:space="preserve"> 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2.19.2.4.3.2.2</w:t>
      </w:r>
      <w:r w:rsidR="00B25B10">
        <w:rPr>
          <w:rFonts w:ascii="微软雅黑" w:hAnsi="微软雅黑" w:hint="eastAsia"/>
        </w:rPr>
        <w:t>）</w:t>
      </w:r>
    </w:p>
    <w:p w14:paraId="61C5A892" w14:textId="27AF1103" w:rsidR="00220572" w:rsidRDefault="00220572" w:rsidP="00220572">
      <w:pPr>
        <w:pStyle w:val="a0"/>
        <w:numPr>
          <w:ilvl w:val="0"/>
          <w:numId w:val="34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/>
          <w:bCs/>
          <w:sz w:val="18"/>
          <w:szCs w:val="20"/>
        </w:rPr>
        <w:t>支撑环</w:t>
      </w:r>
      <w:r>
        <w:rPr>
          <w:rFonts w:ascii="微软雅黑" w:hAnsi="微软雅黑" w:hint="eastAsia"/>
          <w:bCs/>
          <w:sz w:val="18"/>
          <w:szCs w:val="20"/>
        </w:rPr>
        <w:t>厚度默认为</w:t>
      </w:r>
      <w:r w:rsidRPr="00CC204B">
        <w:rPr>
          <w:rFonts w:ascii="微软雅黑" w:hAnsi="微软雅黑" w:hint="eastAsia"/>
          <w:b/>
          <w:color w:val="C00000"/>
          <w:sz w:val="18"/>
          <w:szCs w:val="20"/>
        </w:rPr>
        <w:t>6</w:t>
      </w:r>
      <w:r w:rsidRPr="00CC204B"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 w:hint="eastAsia"/>
          <w:bCs/>
          <w:sz w:val="18"/>
          <w:szCs w:val="20"/>
        </w:rPr>
        <w:t>mm。</w:t>
      </w:r>
      <w:r w:rsidR="00B25B10">
        <w:rPr>
          <w:rFonts w:ascii="微软雅黑" w:hAnsi="微软雅黑" w:hint="eastAsia"/>
        </w:rPr>
        <w:t>（id：</w:t>
      </w:r>
      <w:r w:rsidR="00B25B10" w:rsidRPr="00B25B10">
        <w:rPr>
          <w:rFonts w:ascii="微软雅黑" w:hAnsi="微软雅黑" w:hint="eastAsia"/>
        </w:rPr>
        <w:t>2.19.2.4.3.3</w:t>
      </w:r>
      <w:r w:rsidR="00B25B10">
        <w:rPr>
          <w:rFonts w:ascii="微软雅黑" w:hAnsi="微软雅黑" w:hint="eastAsia"/>
        </w:rPr>
        <w:t>）（id：</w:t>
      </w:r>
      <w:r w:rsidR="00B25B10" w:rsidRPr="00B25B10">
        <w:rPr>
          <w:rFonts w:ascii="微软雅黑" w:hAnsi="微软雅黑" w:hint="eastAsia"/>
        </w:rPr>
        <w:t>2.19.2.4.3.3.1</w:t>
      </w:r>
      <w:r w:rsidR="00B25B10">
        <w:rPr>
          <w:rFonts w:ascii="微软雅黑" w:hAnsi="微软雅黑" w:hint="eastAsia"/>
        </w:rPr>
        <w:t>）</w:t>
      </w:r>
    </w:p>
    <w:p w14:paraId="76E0D6F5" w14:textId="77777777" w:rsidR="00220572" w:rsidRPr="00283F84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3E3A5DA8" w14:textId="14B81F12" w:rsidR="00680F60" w:rsidRPr="00002260" w:rsidRDefault="00680F60" w:rsidP="00680F60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 xml:space="preserve">定距管 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 w:rsidRPr="00680F60">
        <w:rPr>
          <w:rFonts w:ascii="微软雅黑" w:hAnsi="微软雅黑"/>
          <w:color w:val="4472C4" w:themeColor="accent1"/>
          <w:sz w:val="18"/>
          <w:szCs w:val="20"/>
        </w:rPr>
        <w:t>0250407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6027DAA9" w14:textId="3FB25429" w:rsidR="00680F60" w:rsidRDefault="00680F60" w:rsidP="00680F6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 w:rsidRPr="00680F60">
        <w:rPr>
          <w:rFonts w:ascii="微软雅黑" w:hAnsi="微软雅黑" w:hint="eastAsia"/>
          <w:bCs/>
          <w:sz w:val="18"/>
          <w:szCs w:val="20"/>
        </w:rPr>
        <w:t>所有定距管长度偏差为</w:t>
      </w:r>
      <w:r w:rsidRPr="00302C08">
        <w:rPr>
          <w:rFonts w:ascii="微软雅黑" w:hAnsi="微软雅黑"/>
          <w:b/>
          <w:color w:val="FF0000"/>
          <w:sz w:val="18"/>
          <w:szCs w:val="20"/>
        </w:rPr>
        <w:t>-1</w:t>
      </w:r>
      <w:r w:rsidRPr="00680F60">
        <w:rPr>
          <w:rFonts w:ascii="微软雅黑" w:hAnsi="微软雅黑"/>
          <w:bCs/>
          <w:sz w:val="18"/>
          <w:szCs w:val="20"/>
        </w:rPr>
        <w:t>mm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 w:rsidR="00DF0BE6">
        <w:rPr>
          <w:rFonts w:ascii="微软雅黑" w:hAnsi="微软雅黑" w:hint="eastAsia"/>
        </w:rPr>
        <w:t>（id：</w:t>
      </w:r>
      <w:r w:rsidR="00DF0BE6" w:rsidRPr="00DF0BE6">
        <w:rPr>
          <w:rFonts w:ascii="微软雅黑" w:hAnsi="微软雅黑" w:hint="eastAsia"/>
        </w:rPr>
        <w:t>2.20.1</w:t>
      </w:r>
      <w:r w:rsidR="00DF0BE6">
        <w:rPr>
          <w:rFonts w:ascii="微软雅黑" w:hAnsi="微软雅黑" w:hint="eastAsia"/>
        </w:rPr>
        <w:t>）（id：</w:t>
      </w:r>
      <w:r w:rsidR="00DF0BE6" w:rsidRPr="00DF0BE6">
        <w:rPr>
          <w:rFonts w:ascii="微软雅黑" w:hAnsi="微软雅黑" w:hint="eastAsia"/>
        </w:rPr>
        <w:t>2.20.1.1</w:t>
      </w:r>
      <w:r w:rsidR="00DF0BE6">
        <w:rPr>
          <w:rFonts w:ascii="微软雅黑" w:hAnsi="微软雅黑" w:hint="eastAsia"/>
        </w:rPr>
        <w:t>）</w:t>
      </w:r>
    </w:p>
    <w:p w14:paraId="18353132" w14:textId="1F4BD763" w:rsidR="00631AC8" w:rsidRDefault="00631AC8" w:rsidP="00680F6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bookmarkStart w:id="2139" w:name="_Hlk196405253"/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bookmarkStart w:id="2140" w:name="_Hlk196405280"/>
      <w:r w:rsidRPr="00680F60">
        <w:rPr>
          <w:rFonts w:ascii="微软雅黑" w:hAnsi="微软雅黑" w:hint="eastAsia"/>
          <w:bCs/>
          <w:sz w:val="18"/>
          <w:szCs w:val="20"/>
        </w:rPr>
        <w:t>定距管</w:t>
      </w:r>
      <w:r>
        <w:rPr>
          <w:rFonts w:ascii="微软雅黑" w:hAnsi="微软雅黑" w:hint="eastAsia"/>
          <w:bCs/>
          <w:sz w:val="18"/>
          <w:szCs w:val="20"/>
        </w:rPr>
        <w:t>默认与换热</w:t>
      </w:r>
      <w:proofErr w:type="gramStart"/>
      <w:r>
        <w:rPr>
          <w:rFonts w:ascii="微软雅黑" w:hAnsi="微软雅黑" w:hint="eastAsia"/>
          <w:bCs/>
          <w:sz w:val="18"/>
          <w:szCs w:val="20"/>
        </w:rPr>
        <w:t>管相同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规格。</w:t>
      </w:r>
      <w:bookmarkEnd w:id="2140"/>
      <w:r w:rsidR="00DF0BE6">
        <w:rPr>
          <w:rFonts w:ascii="微软雅黑" w:hAnsi="微软雅黑" w:hint="eastAsia"/>
        </w:rPr>
        <w:t>（id：</w:t>
      </w:r>
      <w:r w:rsidR="00DF0BE6" w:rsidRPr="00DF0BE6">
        <w:rPr>
          <w:rFonts w:ascii="微软雅黑" w:hAnsi="微软雅黑" w:hint="eastAsia"/>
        </w:rPr>
        <w:t>2.20.2</w:t>
      </w:r>
      <w:r w:rsidR="00DF0BE6">
        <w:rPr>
          <w:rFonts w:ascii="微软雅黑" w:hAnsi="微软雅黑" w:hint="eastAsia"/>
        </w:rPr>
        <w:t>）</w:t>
      </w:r>
    </w:p>
    <w:bookmarkEnd w:id="2139"/>
    <w:p w14:paraId="2AA360C1" w14:textId="77777777" w:rsidR="00220572" w:rsidRPr="00680F60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584437AF" w14:textId="7EF6B050" w:rsidR="00FE4F80" w:rsidRPr="00002260" w:rsidRDefault="00FE4F80" w:rsidP="00FE4F80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 xml:space="preserve">尾部支撑 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（生成日期2</w:t>
      </w:r>
      <w:r w:rsidRPr="00680F60">
        <w:rPr>
          <w:rFonts w:ascii="微软雅黑" w:hAnsi="微软雅黑"/>
          <w:color w:val="4472C4" w:themeColor="accent1"/>
          <w:sz w:val="18"/>
          <w:szCs w:val="20"/>
        </w:rPr>
        <w:t>02504</w:t>
      </w:r>
      <w:r>
        <w:rPr>
          <w:rFonts w:ascii="微软雅黑" w:hAnsi="微软雅黑"/>
          <w:color w:val="4472C4" w:themeColor="accent1"/>
          <w:sz w:val="18"/>
          <w:szCs w:val="20"/>
        </w:rPr>
        <w:t>24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</w:p>
    <w:p w14:paraId="4C190AE4" w14:textId="1F519EF5" w:rsidR="00FE4F80" w:rsidRDefault="00FE4F80" w:rsidP="00FE4F8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包边条宽度</w:t>
      </w:r>
      <w:r w:rsidRPr="00680F60">
        <w:rPr>
          <w:rFonts w:ascii="微软雅黑" w:hAnsi="微软雅黑" w:hint="eastAsia"/>
          <w:bCs/>
          <w:sz w:val="18"/>
          <w:szCs w:val="20"/>
        </w:rPr>
        <w:t>为</w:t>
      </w:r>
      <w:r>
        <w:rPr>
          <w:rFonts w:ascii="微软雅黑" w:hAnsi="微软雅黑"/>
          <w:b/>
          <w:color w:val="FF0000"/>
          <w:sz w:val="18"/>
          <w:szCs w:val="20"/>
        </w:rPr>
        <w:t>40</w:t>
      </w:r>
      <w:r w:rsidRPr="00680F60">
        <w:rPr>
          <w:rFonts w:ascii="微软雅黑" w:hAnsi="微软雅黑"/>
          <w:bCs/>
          <w:sz w:val="18"/>
          <w:szCs w:val="20"/>
        </w:rPr>
        <w:t>mm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 w:rsidR="00DF0BE6">
        <w:rPr>
          <w:rFonts w:ascii="微软雅黑" w:hAnsi="微软雅黑" w:hint="eastAsia"/>
        </w:rPr>
        <w:t>（id：</w:t>
      </w:r>
      <w:r w:rsidR="00DF0BE6" w:rsidRPr="00DF0BE6">
        <w:rPr>
          <w:rFonts w:ascii="微软雅黑" w:hAnsi="微软雅黑" w:hint="eastAsia"/>
        </w:rPr>
        <w:t>2.21.1</w:t>
      </w:r>
      <w:r w:rsidR="00DF0BE6">
        <w:rPr>
          <w:rFonts w:ascii="微软雅黑" w:hAnsi="微软雅黑" w:hint="eastAsia"/>
        </w:rPr>
        <w:t>）（id：</w:t>
      </w:r>
      <w:r w:rsidR="00DF0BE6" w:rsidRPr="00DF0BE6">
        <w:rPr>
          <w:rFonts w:ascii="微软雅黑" w:hAnsi="微软雅黑" w:hint="eastAsia"/>
        </w:rPr>
        <w:t>2.21.1.1</w:t>
      </w:r>
      <w:r w:rsidR="00DF0BE6">
        <w:rPr>
          <w:rFonts w:ascii="微软雅黑" w:hAnsi="微软雅黑" w:hint="eastAsia"/>
        </w:rPr>
        <w:t>）</w:t>
      </w:r>
    </w:p>
    <w:p w14:paraId="2B4E6A99" w14:textId="7BD04EEE" w:rsidR="00FE4F80" w:rsidRDefault="00FE4F80" w:rsidP="00FE4F8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包边条厚度</w:t>
      </w:r>
      <w:r w:rsidRPr="00680F60">
        <w:rPr>
          <w:rFonts w:ascii="微软雅黑" w:hAnsi="微软雅黑" w:hint="eastAsia"/>
          <w:bCs/>
          <w:sz w:val="18"/>
          <w:szCs w:val="20"/>
        </w:rPr>
        <w:t>为</w:t>
      </w:r>
      <w:r>
        <w:rPr>
          <w:rFonts w:ascii="微软雅黑" w:hAnsi="微软雅黑"/>
          <w:b/>
          <w:color w:val="FF0000"/>
          <w:sz w:val="18"/>
          <w:szCs w:val="20"/>
        </w:rPr>
        <w:t>8</w:t>
      </w:r>
      <w:r w:rsidRPr="00680F60">
        <w:rPr>
          <w:rFonts w:ascii="微软雅黑" w:hAnsi="微软雅黑"/>
          <w:bCs/>
          <w:sz w:val="18"/>
          <w:szCs w:val="20"/>
        </w:rPr>
        <w:t>mm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 w:rsidR="00DF0BE6">
        <w:rPr>
          <w:rFonts w:ascii="微软雅黑" w:hAnsi="微软雅黑" w:hint="eastAsia"/>
        </w:rPr>
        <w:t>（id：</w:t>
      </w:r>
      <w:r w:rsidR="00DF0BE6" w:rsidRPr="00DF0BE6">
        <w:rPr>
          <w:rFonts w:ascii="微软雅黑" w:hAnsi="微软雅黑" w:hint="eastAsia"/>
        </w:rPr>
        <w:t>2.21.2</w:t>
      </w:r>
      <w:r w:rsidR="00DF0BE6">
        <w:rPr>
          <w:rFonts w:ascii="微软雅黑" w:hAnsi="微软雅黑" w:hint="eastAsia"/>
        </w:rPr>
        <w:t>）（id：</w:t>
      </w:r>
      <w:r w:rsidR="00DF0BE6" w:rsidRPr="00DF0BE6">
        <w:rPr>
          <w:rFonts w:ascii="微软雅黑" w:hAnsi="微软雅黑" w:hint="eastAsia"/>
        </w:rPr>
        <w:t>2.21.2.1</w:t>
      </w:r>
      <w:r w:rsidR="00DF0BE6">
        <w:rPr>
          <w:rFonts w:ascii="微软雅黑" w:hAnsi="微软雅黑" w:hint="eastAsia"/>
        </w:rPr>
        <w:t>）</w:t>
      </w:r>
    </w:p>
    <w:p w14:paraId="1AA98D5A" w14:textId="67955425" w:rsidR="008615BA" w:rsidRDefault="008615BA" w:rsidP="00FE4F8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bookmarkStart w:id="2141" w:name="_Hlk196404481"/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尾部支撑</w:t>
      </w:r>
      <w:proofErr w:type="gramStart"/>
      <w:r>
        <w:rPr>
          <w:rFonts w:ascii="微软雅黑" w:hAnsi="微软雅黑" w:hint="eastAsia"/>
          <w:bCs/>
          <w:sz w:val="18"/>
          <w:szCs w:val="20"/>
        </w:rPr>
        <w:t>件使用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防振杆。</w:t>
      </w:r>
      <w:bookmarkEnd w:id="2141"/>
      <w:r>
        <w:rPr>
          <w:rFonts w:ascii="微软雅黑" w:hAnsi="微软雅黑" w:hint="eastAsia"/>
          <w:sz w:val="18"/>
          <w:szCs w:val="20"/>
        </w:rPr>
        <w:t>【和下一条不能同时选择，只能二选一】</w:t>
      </w:r>
      <w:r w:rsidR="00DF0BE6">
        <w:rPr>
          <w:rFonts w:ascii="微软雅黑" w:hAnsi="微软雅黑" w:hint="eastAsia"/>
        </w:rPr>
        <w:t>（id：</w:t>
      </w:r>
      <w:r w:rsidR="00DF0BE6" w:rsidRPr="00DF0BE6">
        <w:rPr>
          <w:rFonts w:ascii="微软雅黑" w:hAnsi="微软雅黑" w:hint="eastAsia"/>
        </w:rPr>
        <w:t>2.21.3</w:t>
      </w:r>
      <w:r w:rsidR="00DF0BE6">
        <w:rPr>
          <w:rFonts w:ascii="微软雅黑" w:hAnsi="微软雅黑" w:hint="eastAsia"/>
        </w:rPr>
        <w:t>）</w:t>
      </w:r>
    </w:p>
    <w:p w14:paraId="6A41F102" w14:textId="4341887C" w:rsidR="008615BA" w:rsidRDefault="008615BA" w:rsidP="00FE4F80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bookmarkStart w:id="2142" w:name="_Hlk196404499"/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>
        <w:rPr>
          <w:rFonts w:ascii="微软雅黑" w:hAnsi="微软雅黑" w:hint="eastAsia"/>
          <w:bCs/>
          <w:sz w:val="18"/>
          <w:szCs w:val="20"/>
        </w:rPr>
        <w:t>尾部支撑</w:t>
      </w:r>
      <w:proofErr w:type="gramStart"/>
      <w:r>
        <w:rPr>
          <w:rFonts w:ascii="微软雅黑" w:hAnsi="微软雅黑" w:hint="eastAsia"/>
          <w:bCs/>
          <w:sz w:val="18"/>
          <w:szCs w:val="20"/>
        </w:rPr>
        <w:t>件使用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防振板条</w:t>
      </w:r>
      <w:bookmarkEnd w:id="2142"/>
      <w:r>
        <w:rPr>
          <w:rFonts w:ascii="微软雅黑" w:hAnsi="微软雅黑" w:hint="eastAsia"/>
          <w:bCs/>
          <w:sz w:val="18"/>
          <w:szCs w:val="20"/>
        </w:rPr>
        <w:t>。</w:t>
      </w:r>
      <w:r w:rsidR="00DF0BE6">
        <w:rPr>
          <w:rFonts w:ascii="微软雅黑" w:hAnsi="微软雅黑" w:hint="eastAsia"/>
        </w:rPr>
        <w:t>（id：</w:t>
      </w:r>
      <w:r w:rsidR="00DF0BE6" w:rsidRPr="00DF0BE6">
        <w:rPr>
          <w:rFonts w:ascii="微软雅黑" w:hAnsi="微软雅黑" w:hint="eastAsia"/>
        </w:rPr>
        <w:t>2.21.</w:t>
      </w:r>
      <w:r w:rsidR="00DF0BE6">
        <w:rPr>
          <w:rFonts w:ascii="微软雅黑" w:hAnsi="微软雅黑" w:hint="eastAsia"/>
        </w:rPr>
        <w:t>4）</w:t>
      </w:r>
    </w:p>
    <w:p w14:paraId="1AD9A9A9" w14:textId="77777777" w:rsidR="00FE4F80" w:rsidRDefault="00FE4F80" w:rsidP="00302C08">
      <w:pPr>
        <w:pStyle w:val="a0"/>
        <w:ind w:left="78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58C38761" w14:textId="77777777" w:rsidR="00220572" w:rsidRPr="00FE4F80" w:rsidRDefault="00220572" w:rsidP="00220572">
      <w:pPr>
        <w:pStyle w:val="a0"/>
        <w:ind w:left="360" w:firstLineChars="0" w:firstLine="0"/>
        <w:rPr>
          <w:rFonts w:ascii="微软雅黑" w:hAnsi="微软雅黑" w:hint="eastAsia"/>
          <w:bCs/>
          <w:sz w:val="18"/>
          <w:szCs w:val="20"/>
        </w:rPr>
      </w:pPr>
    </w:p>
    <w:p w14:paraId="1AA11CBE" w14:textId="77777777" w:rsidR="000B5394" w:rsidRPr="00002260" w:rsidRDefault="000B5394" w:rsidP="000B5394">
      <w:pPr>
        <w:pStyle w:val="3"/>
        <w:numPr>
          <w:ilvl w:val="0"/>
          <w:numId w:val="12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 xml:space="preserve">分程隔板 </w:t>
      </w:r>
      <w:bookmarkStart w:id="2143" w:name="_Hlk200004587"/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（生成日期</w:t>
      </w:r>
      <w:r>
        <w:rPr>
          <w:rFonts w:ascii="微软雅黑" w:hAnsi="微软雅黑" w:hint="eastAsia"/>
          <w:color w:val="4472C4" w:themeColor="accent1"/>
          <w:sz w:val="18"/>
          <w:szCs w:val="20"/>
        </w:rPr>
        <w:t>20250508</w:t>
      </w:r>
      <w:r w:rsidRPr="00680F60">
        <w:rPr>
          <w:rFonts w:ascii="微软雅黑" w:hAnsi="微软雅黑" w:hint="eastAsia"/>
          <w:color w:val="4472C4" w:themeColor="accent1"/>
          <w:sz w:val="18"/>
          <w:szCs w:val="20"/>
        </w:rPr>
        <w:t>）</w:t>
      </w:r>
      <w:bookmarkEnd w:id="2143"/>
    </w:p>
    <w:p w14:paraId="31D85760" w14:textId="12F120F7" w:rsidR="000B5394" w:rsidRDefault="000B5394" w:rsidP="000B5394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分程隔板宽度为圆筒内径-</w:t>
      </w:r>
      <w:r w:rsidRPr="00FD52DF">
        <w:rPr>
          <w:rFonts w:ascii="微软雅黑" w:hAnsi="微软雅黑"/>
          <w:b/>
          <w:color w:val="C00000"/>
          <w:sz w:val="18"/>
          <w:szCs w:val="20"/>
        </w:rPr>
        <w:t>3</w:t>
      </w:r>
      <w:r w:rsidRPr="00680F60">
        <w:rPr>
          <w:rFonts w:ascii="微软雅黑" w:hAnsi="微软雅黑"/>
          <w:bCs/>
          <w:sz w:val="18"/>
          <w:szCs w:val="20"/>
        </w:rPr>
        <w:t>mm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>
        <w:rPr>
          <w:rFonts w:ascii="微软雅黑" w:hAnsi="微软雅黑" w:hint="eastAsia"/>
        </w:rPr>
        <w:t>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.1</w:t>
      </w:r>
      <w:r>
        <w:rPr>
          <w:rFonts w:ascii="微软雅黑" w:hAnsi="微软雅黑" w:hint="eastAsia"/>
        </w:rPr>
        <w:t>）（id：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.1</w:t>
      </w:r>
      <w:r>
        <w:rPr>
          <w:rFonts w:ascii="微软雅黑" w:hAnsi="微软雅黑" w:hint="eastAsia"/>
        </w:rPr>
        <w:t>.1）</w:t>
      </w:r>
    </w:p>
    <w:p w14:paraId="539CDA1C" w14:textId="1C42C453" w:rsidR="000B5394" w:rsidRDefault="000B5394" w:rsidP="000B5394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464018">
        <w:rPr>
          <w:rFonts w:ascii="微软雅黑" w:hAnsi="微软雅黑"/>
          <w:color w:val="FF0000"/>
          <w:sz w:val="18"/>
          <w:szCs w:val="20"/>
        </w:rPr>
        <w:sym w:font="Wingdings" w:char="F06F"/>
      </w:r>
      <w:r>
        <w:rPr>
          <w:rFonts w:ascii="微软雅黑" w:hAnsi="微软雅黑" w:hint="eastAsia"/>
          <w:bCs/>
          <w:sz w:val="18"/>
          <w:szCs w:val="20"/>
        </w:rPr>
        <w:t>分程隔板端部厚度削薄方式按G</w:t>
      </w:r>
      <w:r>
        <w:rPr>
          <w:rFonts w:ascii="微软雅黑" w:hAnsi="微软雅黑"/>
          <w:bCs/>
          <w:sz w:val="18"/>
          <w:szCs w:val="20"/>
        </w:rPr>
        <w:t>B/T 151-2014</w:t>
      </w:r>
      <w:r>
        <w:rPr>
          <w:rFonts w:ascii="微软雅黑" w:hAnsi="微软雅黑" w:hint="eastAsia"/>
          <w:bCs/>
          <w:sz w:val="18"/>
          <w:szCs w:val="20"/>
        </w:rPr>
        <w:t>图6</w:t>
      </w:r>
      <w:r>
        <w:rPr>
          <w:rFonts w:ascii="微软雅黑" w:hAnsi="微软雅黑"/>
          <w:bCs/>
          <w:sz w:val="18"/>
          <w:szCs w:val="20"/>
        </w:rPr>
        <w:t>-14</w:t>
      </w:r>
      <w:r>
        <w:rPr>
          <w:rFonts w:ascii="微软雅黑" w:hAnsi="微软雅黑" w:hint="eastAsia"/>
          <w:bCs/>
          <w:sz w:val="18"/>
          <w:szCs w:val="20"/>
        </w:rPr>
        <w:t>a）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>
        <w:rPr>
          <w:rFonts w:ascii="微软雅黑" w:hAnsi="微软雅黑" w:hint="eastAsia"/>
          <w:sz w:val="18"/>
          <w:szCs w:val="20"/>
        </w:rPr>
        <w:t>【和下一条不能同时选择，只能二选一】</w:t>
      </w:r>
      <w:r>
        <w:rPr>
          <w:rFonts w:ascii="微软雅黑" w:hAnsi="微软雅黑" w:hint="eastAsia"/>
        </w:rPr>
        <w:t>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2）</w:t>
      </w:r>
    </w:p>
    <w:p w14:paraId="43685504" w14:textId="26D49550" w:rsidR="000B5394" w:rsidRDefault="000B5394" w:rsidP="000B5394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分程隔板端部厚度削薄方式按G</w:t>
      </w:r>
      <w:r>
        <w:rPr>
          <w:rFonts w:ascii="微软雅黑" w:hAnsi="微软雅黑"/>
          <w:bCs/>
          <w:sz w:val="18"/>
          <w:szCs w:val="20"/>
        </w:rPr>
        <w:t>B/T 151-2014</w:t>
      </w:r>
      <w:r>
        <w:rPr>
          <w:rFonts w:ascii="微软雅黑" w:hAnsi="微软雅黑" w:hint="eastAsia"/>
          <w:bCs/>
          <w:sz w:val="18"/>
          <w:szCs w:val="20"/>
        </w:rPr>
        <w:t>图6</w:t>
      </w:r>
      <w:r>
        <w:rPr>
          <w:rFonts w:ascii="微软雅黑" w:hAnsi="微软雅黑"/>
          <w:bCs/>
          <w:sz w:val="18"/>
          <w:szCs w:val="20"/>
        </w:rPr>
        <w:t>-14</w:t>
      </w:r>
      <w:r>
        <w:rPr>
          <w:rFonts w:ascii="微软雅黑" w:hAnsi="微软雅黑" w:hint="eastAsia"/>
          <w:bCs/>
          <w:sz w:val="18"/>
          <w:szCs w:val="20"/>
        </w:rPr>
        <w:t>b）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>
        <w:rPr>
          <w:rFonts w:ascii="微软雅黑" w:hAnsi="微软雅黑" w:hint="eastAsia"/>
        </w:rPr>
        <w:t>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3）</w:t>
      </w:r>
    </w:p>
    <w:p w14:paraId="14924310" w14:textId="77777777" w:rsidR="000B5394" w:rsidRDefault="000B5394" w:rsidP="000B5394">
      <w:pPr>
        <w:pStyle w:val="a0"/>
        <w:ind w:left="360" w:firstLineChars="400" w:firstLine="720"/>
        <w:rPr>
          <w:rFonts w:ascii="微软雅黑" w:hAnsi="微软雅黑" w:hint="eastAsia"/>
          <w:bCs/>
          <w:sz w:val="18"/>
          <w:szCs w:val="20"/>
        </w:rPr>
      </w:pPr>
      <w:r w:rsidRPr="00E42C56">
        <w:rPr>
          <w:rFonts w:ascii="微软雅黑" w:hAnsi="微软雅黑"/>
          <w:bCs/>
          <w:noProof/>
          <w:sz w:val="18"/>
          <w:szCs w:val="20"/>
        </w:rPr>
        <w:lastRenderedPageBreak/>
        <w:drawing>
          <wp:inline distT="0" distB="0" distL="0" distR="0" wp14:anchorId="0E13CE10" wp14:editId="28D4F5F5">
            <wp:extent cx="1706880" cy="1041400"/>
            <wp:effectExtent l="0" t="0" r="762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7003"/>
                    <a:stretch/>
                  </pic:blipFill>
                  <pic:spPr bwMode="auto">
                    <a:xfrm>
                      <a:off x="0" y="0"/>
                      <a:ext cx="1721634" cy="105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bCs/>
          <w:sz w:val="18"/>
          <w:szCs w:val="20"/>
        </w:rPr>
        <w:t xml:space="preserve"> </w:t>
      </w:r>
      <w:r>
        <w:rPr>
          <w:rFonts w:ascii="微软雅黑" w:hAnsi="微软雅黑"/>
          <w:bCs/>
          <w:sz w:val="18"/>
          <w:szCs w:val="20"/>
        </w:rPr>
        <w:t xml:space="preserve">              </w:t>
      </w:r>
      <w:r w:rsidRPr="00E42C56">
        <w:rPr>
          <w:rFonts w:ascii="微软雅黑" w:hAnsi="微软雅黑"/>
          <w:bCs/>
          <w:noProof/>
          <w:sz w:val="18"/>
          <w:szCs w:val="20"/>
        </w:rPr>
        <w:drawing>
          <wp:inline distT="0" distB="0" distL="0" distR="0" wp14:anchorId="0CEC900C" wp14:editId="6A5EE03E">
            <wp:extent cx="1559449" cy="99695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3652" cy="10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70AA" w14:textId="77777777" w:rsidR="000B5394" w:rsidRPr="00E42C56" w:rsidRDefault="000B5394" w:rsidP="000B5394">
      <w:pPr>
        <w:pStyle w:val="a0"/>
        <w:numPr>
          <w:ilvl w:val="0"/>
          <w:numId w:val="41"/>
        </w:numPr>
        <w:ind w:firstLineChars="0"/>
        <w:rPr>
          <w:rFonts w:ascii="微软雅黑" w:hAnsi="微软雅黑" w:hint="eastAsia"/>
          <w:bCs/>
          <w:sz w:val="18"/>
          <w:szCs w:val="20"/>
        </w:rPr>
      </w:pPr>
      <w:r>
        <w:rPr>
          <w:rFonts w:ascii="微软雅黑" w:hAnsi="微软雅黑"/>
          <w:bCs/>
          <w:sz w:val="18"/>
          <w:szCs w:val="20"/>
        </w:rPr>
        <w:t xml:space="preserve">                                        </w:t>
      </w:r>
      <w:r>
        <w:rPr>
          <w:rFonts w:ascii="微软雅黑" w:hAnsi="微软雅黑" w:hint="eastAsia"/>
          <w:bCs/>
          <w:sz w:val="18"/>
          <w:szCs w:val="20"/>
        </w:rPr>
        <w:t>b）</w:t>
      </w:r>
    </w:p>
    <w:p w14:paraId="4CA5F7E8" w14:textId="33169A4A" w:rsidR="000B5394" w:rsidRDefault="000B5394" w:rsidP="000B5394">
      <w:pPr>
        <w:pStyle w:val="a0"/>
        <w:numPr>
          <w:ilvl w:val="0"/>
          <w:numId w:val="19"/>
        </w:numPr>
        <w:ind w:leftChars="200" w:left="780" w:hangingChars="200" w:hanging="360"/>
        <w:rPr>
          <w:rFonts w:ascii="微软雅黑" w:hAnsi="微软雅黑" w:hint="eastAsia"/>
          <w:bCs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水平布置的分程隔板</w:t>
      </w:r>
      <w:proofErr w:type="gramStart"/>
      <w:r>
        <w:rPr>
          <w:rFonts w:ascii="微软雅黑" w:hAnsi="微软雅黑" w:hint="eastAsia"/>
          <w:bCs/>
          <w:sz w:val="18"/>
          <w:szCs w:val="20"/>
        </w:rPr>
        <w:t>通液孔</w:t>
      </w:r>
      <w:proofErr w:type="gramEnd"/>
      <w:r>
        <w:rPr>
          <w:rFonts w:ascii="微软雅黑" w:hAnsi="微软雅黑" w:hint="eastAsia"/>
          <w:bCs/>
          <w:sz w:val="18"/>
          <w:szCs w:val="20"/>
        </w:rPr>
        <w:t>为直径</w:t>
      </w:r>
      <w:r w:rsidRPr="00FD52DF">
        <w:rPr>
          <w:rFonts w:ascii="微软雅黑" w:hAnsi="微软雅黑"/>
          <w:b/>
          <w:color w:val="C00000"/>
          <w:sz w:val="18"/>
          <w:szCs w:val="20"/>
        </w:rPr>
        <w:t>6</w:t>
      </w:r>
      <w:r w:rsidRPr="00680F60">
        <w:rPr>
          <w:rFonts w:ascii="微软雅黑" w:hAnsi="微软雅黑"/>
          <w:bCs/>
          <w:sz w:val="18"/>
          <w:szCs w:val="20"/>
        </w:rPr>
        <w:t>mm</w:t>
      </w:r>
      <w:r>
        <w:rPr>
          <w:rFonts w:ascii="微软雅黑" w:hAnsi="微软雅黑" w:hint="eastAsia"/>
          <w:bCs/>
          <w:sz w:val="18"/>
          <w:szCs w:val="20"/>
        </w:rPr>
        <w:t>的圆孔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>
        <w:rPr>
          <w:rFonts w:ascii="微软雅黑" w:hAnsi="微软雅黑" w:hint="eastAsia"/>
        </w:rPr>
        <w:t>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4）（id：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4.1）</w:t>
      </w:r>
    </w:p>
    <w:p w14:paraId="2D3D322A" w14:textId="0CD768E8" w:rsidR="002A0DB2" w:rsidRPr="008615BA" w:rsidRDefault="000B5394" w:rsidP="000B5394">
      <w:pPr>
        <w:rPr>
          <w:rFonts w:ascii="微软雅黑" w:hAnsi="微软雅黑" w:hint="eastAsia"/>
          <w:sz w:val="18"/>
          <w:szCs w:val="20"/>
        </w:rPr>
      </w:pPr>
      <w:r w:rsidRPr="00F406E7">
        <w:rPr>
          <w:rFonts w:ascii="微软雅黑" w:hAnsi="微软雅黑" w:hint="eastAsia"/>
          <w:b/>
          <w:color w:val="C00000"/>
          <w:sz w:val="18"/>
          <w:szCs w:val="20"/>
        </w:rPr>
        <w:sym w:font="Wingdings" w:char="F0FE"/>
      </w:r>
      <w:r>
        <w:rPr>
          <w:rFonts w:ascii="微软雅黑" w:hAnsi="微软雅黑" w:hint="eastAsia"/>
          <w:bCs/>
          <w:sz w:val="18"/>
          <w:szCs w:val="20"/>
        </w:rPr>
        <w:t>竖直布置的分程隔板通液（气）口为对称布置的2个以隔板边缘（轴向）为底，高</w:t>
      </w:r>
      <w:r w:rsidRPr="00FD52DF">
        <w:rPr>
          <w:rFonts w:ascii="微软雅黑" w:hAnsi="微软雅黑"/>
          <w:b/>
          <w:color w:val="C00000"/>
          <w:sz w:val="18"/>
          <w:szCs w:val="20"/>
        </w:rPr>
        <w:t>10</w:t>
      </w:r>
      <w:r w:rsidRPr="00680F60">
        <w:rPr>
          <w:rFonts w:ascii="微软雅黑" w:hAnsi="微软雅黑"/>
          <w:bCs/>
          <w:sz w:val="18"/>
          <w:szCs w:val="20"/>
        </w:rPr>
        <w:t>mm</w:t>
      </w:r>
      <w:r>
        <w:rPr>
          <w:rFonts w:ascii="微软雅黑" w:hAnsi="微软雅黑" w:hint="eastAsia"/>
          <w:bCs/>
          <w:sz w:val="18"/>
          <w:szCs w:val="20"/>
        </w:rPr>
        <w:t>的</w:t>
      </w:r>
      <w:r w:rsidRPr="00FD52DF">
        <w:rPr>
          <w:rFonts w:ascii="微软雅黑" w:hAnsi="微软雅黑" w:hint="eastAsia"/>
          <w:b/>
          <w:color w:val="C00000"/>
          <w:sz w:val="18"/>
          <w:szCs w:val="20"/>
        </w:rPr>
        <w:t>等腰直角三角形</w:t>
      </w:r>
      <w:r>
        <w:rPr>
          <w:rFonts w:ascii="微软雅黑" w:hAnsi="微软雅黑" w:hint="eastAsia"/>
          <w:bCs/>
          <w:sz w:val="18"/>
          <w:szCs w:val="20"/>
        </w:rPr>
        <w:t>缺口</w:t>
      </w:r>
      <w:r w:rsidRPr="00002260">
        <w:rPr>
          <w:rFonts w:ascii="微软雅黑" w:hAnsi="微软雅黑" w:hint="eastAsia"/>
          <w:bCs/>
          <w:sz w:val="18"/>
          <w:szCs w:val="20"/>
        </w:rPr>
        <w:t>。</w:t>
      </w:r>
      <w:r>
        <w:rPr>
          <w:rFonts w:ascii="微软雅黑" w:hAnsi="微软雅黑" w:hint="eastAsia"/>
        </w:rPr>
        <w:t>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5）（id：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5.1）（id：</w:t>
      </w:r>
      <w:r w:rsidRPr="00DF0BE6">
        <w:rPr>
          <w:rFonts w:ascii="微软雅黑" w:hAnsi="微软雅黑" w:hint="eastAsia"/>
        </w:rPr>
        <w:t>2.2</w:t>
      </w:r>
      <w:r>
        <w:rPr>
          <w:rFonts w:ascii="微软雅黑" w:hAnsi="微软雅黑" w:hint="eastAsia"/>
        </w:rPr>
        <w:t>2</w:t>
      </w:r>
      <w:r w:rsidRPr="00DF0BE6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5.2）</w:t>
      </w:r>
    </w:p>
    <w:p w14:paraId="1FBA42A9" w14:textId="77777777" w:rsidR="002A0DB2" w:rsidRPr="002A0DB2" w:rsidRDefault="002A0DB2" w:rsidP="002A0DB2">
      <w:pPr>
        <w:rPr>
          <w:rFonts w:ascii="微软雅黑" w:hAnsi="微软雅黑" w:hint="eastAsia"/>
          <w:bCs/>
          <w:sz w:val="18"/>
          <w:szCs w:val="20"/>
        </w:rPr>
      </w:pPr>
    </w:p>
    <w:sectPr w:rsidR="002A0DB2" w:rsidRPr="002A0DB2" w:rsidSect="001907A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zifeng qi" w:date="2025-07-11T15:20:00Z" w:initials="zq">
    <w:p w14:paraId="3A41B289" w14:textId="77777777" w:rsidR="003142DD" w:rsidRDefault="003142DD" w:rsidP="003142DD">
      <w:pPr>
        <w:pStyle w:val="aa"/>
        <w:rPr>
          <w:rFonts w:hint="eastAsia"/>
        </w:rPr>
      </w:pPr>
      <w:r>
        <w:rPr>
          <w:rStyle w:val="a9"/>
          <w:rFonts w:hint="eastAsia"/>
        </w:rPr>
        <w:annotationRef/>
      </w:r>
      <w:r>
        <w:rPr>
          <w:rFonts w:hint="eastAsia"/>
        </w:rPr>
        <w:t>删除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41B2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0BC778" w16cex:dateUtc="2025-07-11T07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41B289" w16cid:durableId="2F0BC7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DADB" w14:textId="77777777" w:rsidR="00F31CB1" w:rsidRDefault="00F31CB1" w:rsidP="001907A6">
      <w:pPr>
        <w:rPr>
          <w:rFonts w:hint="eastAsia"/>
        </w:rPr>
      </w:pPr>
      <w:r>
        <w:separator/>
      </w:r>
    </w:p>
  </w:endnote>
  <w:endnote w:type="continuationSeparator" w:id="0">
    <w:p w14:paraId="7C457533" w14:textId="77777777" w:rsidR="00F31CB1" w:rsidRDefault="00F31CB1" w:rsidP="00190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C1996" w14:textId="77777777" w:rsidR="00F31CB1" w:rsidRDefault="00F31CB1" w:rsidP="001907A6">
      <w:pPr>
        <w:rPr>
          <w:rFonts w:hint="eastAsia"/>
        </w:rPr>
      </w:pPr>
      <w:r>
        <w:separator/>
      </w:r>
    </w:p>
  </w:footnote>
  <w:footnote w:type="continuationSeparator" w:id="0">
    <w:p w14:paraId="5D60C540" w14:textId="77777777" w:rsidR="00F31CB1" w:rsidRDefault="00F31CB1" w:rsidP="001907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195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64262F"/>
    <w:multiLevelType w:val="hybridMultilevel"/>
    <w:tmpl w:val="BBA675B0"/>
    <w:lvl w:ilvl="0" w:tplc="5FC80B9C">
      <w:start w:val="1"/>
      <w:numFmt w:val="lowerLetter"/>
      <w:lvlText w:val="%1）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180" w:hanging="420"/>
      </w:pPr>
    </w:lvl>
    <w:lvl w:ilvl="2" w:tplc="0409001B" w:tentative="1">
      <w:start w:val="1"/>
      <w:numFmt w:val="lowerRoman"/>
      <w:lvlText w:val="%3."/>
      <w:lvlJc w:val="right"/>
      <w:pPr>
        <w:ind w:left="3600" w:hanging="420"/>
      </w:pPr>
    </w:lvl>
    <w:lvl w:ilvl="3" w:tplc="0409000F" w:tentative="1">
      <w:start w:val="1"/>
      <w:numFmt w:val="decimal"/>
      <w:lvlText w:val="%4."/>
      <w:lvlJc w:val="left"/>
      <w:pPr>
        <w:ind w:left="4020" w:hanging="420"/>
      </w:pPr>
    </w:lvl>
    <w:lvl w:ilvl="4" w:tplc="04090019" w:tentative="1">
      <w:start w:val="1"/>
      <w:numFmt w:val="lowerLetter"/>
      <w:lvlText w:val="%5)"/>
      <w:lvlJc w:val="left"/>
      <w:pPr>
        <w:ind w:left="4440" w:hanging="420"/>
      </w:pPr>
    </w:lvl>
    <w:lvl w:ilvl="5" w:tplc="0409001B" w:tentative="1">
      <w:start w:val="1"/>
      <w:numFmt w:val="lowerRoman"/>
      <w:lvlText w:val="%6."/>
      <w:lvlJc w:val="right"/>
      <w:pPr>
        <w:ind w:left="4860" w:hanging="420"/>
      </w:pPr>
    </w:lvl>
    <w:lvl w:ilvl="6" w:tplc="0409000F" w:tentative="1">
      <w:start w:val="1"/>
      <w:numFmt w:val="decimal"/>
      <w:lvlText w:val="%7."/>
      <w:lvlJc w:val="left"/>
      <w:pPr>
        <w:ind w:left="5280" w:hanging="420"/>
      </w:pPr>
    </w:lvl>
    <w:lvl w:ilvl="7" w:tplc="04090019" w:tentative="1">
      <w:start w:val="1"/>
      <w:numFmt w:val="lowerLetter"/>
      <w:lvlText w:val="%8)"/>
      <w:lvlJc w:val="left"/>
      <w:pPr>
        <w:ind w:left="5700" w:hanging="420"/>
      </w:pPr>
    </w:lvl>
    <w:lvl w:ilvl="8" w:tplc="0409001B" w:tentative="1">
      <w:start w:val="1"/>
      <w:numFmt w:val="lowerRoman"/>
      <w:lvlText w:val="%9."/>
      <w:lvlJc w:val="right"/>
      <w:pPr>
        <w:ind w:left="6120" w:hanging="420"/>
      </w:pPr>
    </w:lvl>
  </w:abstractNum>
  <w:abstractNum w:abstractNumId="2" w15:restartNumberingAfterBreak="0">
    <w:nsid w:val="0ECB3CE1"/>
    <w:multiLevelType w:val="hybridMultilevel"/>
    <w:tmpl w:val="A986E6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FE27612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F35A26"/>
    <w:multiLevelType w:val="hybridMultilevel"/>
    <w:tmpl w:val="C8E48E96"/>
    <w:lvl w:ilvl="0" w:tplc="8450660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301366"/>
    <w:multiLevelType w:val="hybridMultilevel"/>
    <w:tmpl w:val="C75EEB7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15436C94"/>
    <w:multiLevelType w:val="hybridMultilevel"/>
    <w:tmpl w:val="171E2BB0"/>
    <w:lvl w:ilvl="0" w:tplc="39A8297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7A5576B"/>
    <w:multiLevelType w:val="hybridMultilevel"/>
    <w:tmpl w:val="7966B966"/>
    <w:lvl w:ilvl="0" w:tplc="884EA2A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9AE5BB3"/>
    <w:multiLevelType w:val="hybridMultilevel"/>
    <w:tmpl w:val="4E00DA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C5D5C9A"/>
    <w:multiLevelType w:val="hybridMultilevel"/>
    <w:tmpl w:val="46B05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E57144D"/>
    <w:multiLevelType w:val="hybridMultilevel"/>
    <w:tmpl w:val="F54281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251719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D15C7B"/>
    <w:multiLevelType w:val="hybridMultilevel"/>
    <w:tmpl w:val="A1C69A8E"/>
    <w:lvl w:ilvl="0" w:tplc="A0323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4C129F3"/>
    <w:multiLevelType w:val="hybridMultilevel"/>
    <w:tmpl w:val="B4A6E4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44D2A42C">
      <w:numFmt w:val="bullet"/>
      <w:lvlText w:val=""/>
      <w:lvlJc w:val="left"/>
      <w:pPr>
        <w:ind w:left="780" w:hanging="360"/>
      </w:pPr>
      <w:rPr>
        <w:rFonts w:ascii="Wingdings" w:eastAsia="微软雅黑" w:hAnsi="Wingdings" w:cstheme="minorBidi" w:hint="default"/>
        <w:b/>
        <w:color w:val="C00000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66763E"/>
    <w:multiLevelType w:val="hybridMultilevel"/>
    <w:tmpl w:val="5560D62C"/>
    <w:lvl w:ilvl="0" w:tplc="40DA4812">
      <w:start w:val="1"/>
      <w:numFmt w:val="lowerRoman"/>
      <w:suff w:val="space"/>
      <w:lvlText w:val="%1."/>
      <w:lvlJc w:val="right"/>
      <w:pPr>
        <w:ind w:left="-283" w:firstLine="6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5D2707"/>
    <w:multiLevelType w:val="hybridMultilevel"/>
    <w:tmpl w:val="6F2C50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6B86F39"/>
    <w:multiLevelType w:val="hybridMultilevel"/>
    <w:tmpl w:val="A1C69A8E"/>
    <w:lvl w:ilvl="0" w:tplc="A0323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79E649B"/>
    <w:multiLevelType w:val="hybridMultilevel"/>
    <w:tmpl w:val="A950F0C0"/>
    <w:lvl w:ilvl="0" w:tplc="829AD876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8D15D00"/>
    <w:multiLevelType w:val="hybridMultilevel"/>
    <w:tmpl w:val="5560D62C"/>
    <w:lvl w:ilvl="0" w:tplc="40DA4812">
      <w:start w:val="1"/>
      <w:numFmt w:val="lowerRoman"/>
      <w:suff w:val="space"/>
      <w:lvlText w:val="%1."/>
      <w:lvlJc w:val="right"/>
      <w:pPr>
        <w:ind w:left="-283" w:firstLine="6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96C3556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8205F8"/>
    <w:multiLevelType w:val="hybridMultilevel"/>
    <w:tmpl w:val="B322B8CE"/>
    <w:lvl w:ilvl="0" w:tplc="B0F2A6F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4D9C274A"/>
    <w:multiLevelType w:val="hybridMultilevel"/>
    <w:tmpl w:val="31922C78"/>
    <w:lvl w:ilvl="0" w:tplc="3FCCE762">
      <w:start w:val="1"/>
      <w:numFmt w:val="decimal"/>
      <w:lvlText w:val="3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E0C638E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E4C7CE6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851D2B"/>
    <w:multiLevelType w:val="hybridMultilevel"/>
    <w:tmpl w:val="6F2C50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6750E44"/>
    <w:multiLevelType w:val="hybridMultilevel"/>
    <w:tmpl w:val="7BD297F6"/>
    <w:lvl w:ilvl="0" w:tplc="439A014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96A6D99"/>
    <w:multiLevelType w:val="hybridMultilevel"/>
    <w:tmpl w:val="F29027C6"/>
    <w:lvl w:ilvl="0" w:tplc="9F529B16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9AC5351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C254377"/>
    <w:multiLevelType w:val="hybridMultilevel"/>
    <w:tmpl w:val="5560D62C"/>
    <w:lvl w:ilvl="0" w:tplc="40DA4812">
      <w:start w:val="1"/>
      <w:numFmt w:val="lowerRoman"/>
      <w:suff w:val="space"/>
      <w:lvlText w:val="%1."/>
      <w:lvlJc w:val="right"/>
      <w:pPr>
        <w:ind w:left="-283" w:firstLine="6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0560BCA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64E0C8F"/>
    <w:multiLevelType w:val="hybridMultilevel"/>
    <w:tmpl w:val="DAF2244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7CB2765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C7C1553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F7A6DE8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0EF45C4"/>
    <w:multiLevelType w:val="hybridMultilevel"/>
    <w:tmpl w:val="ED00A8D6"/>
    <w:lvl w:ilvl="0" w:tplc="A7702556">
      <w:start w:val="1"/>
      <w:numFmt w:val="decimal"/>
      <w:lvlText w:val="%1)"/>
      <w:lvlJc w:val="left"/>
      <w:pPr>
        <w:ind w:left="420" w:hanging="420"/>
      </w:pPr>
      <w:rPr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2C00377"/>
    <w:multiLevelType w:val="hybridMultilevel"/>
    <w:tmpl w:val="BC3AA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5D70DE1"/>
    <w:multiLevelType w:val="hybridMultilevel"/>
    <w:tmpl w:val="247E607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7" w15:restartNumberingAfterBreak="0">
    <w:nsid w:val="76B02218"/>
    <w:multiLevelType w:val="hybridMultilevel"/>
    <w:tmpl w:val="A1C69A8E"/>
    <w:lvl w:ilvl="0" w:tplc="A0323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88F4B38"/>
    <w:multiLevelType w:val="hybridMultilevel"/>
    <w:tmpl w:val="E8E4FF2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9" w15:restartNumberingAfterBreak="0">
    <w:nsid w:val="793F2F83"/>
    <w:multiLevelType w:val="hybridMultilevel"/>
    <w:tmpl w:val="F534964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776289017">
    <w:abstractNumId w:val="17"/>
  </w:num>
  <w:num w:numId="2" w16cid:durableId="1643345185">
    <w:abstractNumId w:val="24"/>
  </w:num>
  <w:num w:numId="3" w16cid:durableId="467405879">
    <w:abstractNumId w:val="23"/>
  </w:num>
  <w:num w:numId="4" w16cid:durableId="435566201">
    <w:abstractNumId w:val="8"/>
  </w:num>
  <w:num w:numId="5" w16cid:durableId="1323897038">
    <w:abstractNumId w:val="11"/>
  </w:num>
  <w:num w:numId="6" w16cid:durableId="473526618">
    <w:abstractNumId w:val="21"/>
  </w:num>
  <w:num w:numId="7" w16cid:durableId="394862901">
    <w:abstractNumId w:val="9"/>
  </w:num>
  <w:num w:numId="8" w16cid:durableId="2096515813">
    <w:abstractNumId w:val="4"/>
  </w:num>
  <w:num w:numId="9" w16cid:durableId="988755315">
    <w:abstractNumId w:val="29"/>
  </w:num>
  <w:num w:numId="10" w16cid:durableId="332103229">
    <w:abstractNumId w:val="0"/>
  </w:num>
  <w:num w:numId="11" w16cid:durableId="200631589">
    <w:abstractNumId w:val="17"/>
  </w:num>
  <w:num w:numId="12" w16cid:durableId="302079331">
    <w:abstractNumId w:val="15"/>
  </w:num>
  <w:num w:numId="13" w16cid:durableId="532302014">
    <w:abstractNumId w:val="22"/>
  </w:num>
  <w:num w:numId="14" w16cid:durableId="208151983">
    <w:abstractNumId w:val="35"/>
  </w:num>
  <w:num w:numId="15" w16cid:durableId="1046635756">
    <w:abstractNumId w:val="31"/>
  </w:num>
  <w:num w:numId="16" w16cid:durableId="1251305539">
    <w:abstractNumId w:val="32"/>
  </w:num>
  <w:num w:numId="17" w16cid:durableId="1373261217">
    <w:abstractNumId w:val="33"/>
  </w:num>
  <w:num w:numId="18" w16cid:durableId="1528567845">
    <w:abstractNumId w:val="27"/>
  </w:num>
  <w:num w:numId="19" w16cid:durableId="448165373">
    <w:abstractNumId w:val="13"/>
  </w:num>
  <w:num w:numId="20" w16cid:durableId="1034959116">
    <w:abstractNumId w:val="19"/>
  </w:num>
  <w:num w:numId="21" w16cid:durableId="1897666118">
    <w:abstractNumId w:val="30"/>
  </w:num>
  <w:num w:numId="22" w16cid:durableId="1356734819">
    <w:abstractNumId w:val="38"/>
  </w:num>
  <w:num w:numId="23" w16cid:durableId="1442336692">
    <w:abstractNumId w:val="26"/>
  </w:num>
  <w:num w:numId="24" w16cid:durableId="990251172">
    <w:abstractNumId w:val="3"/>
  </w:num>
  <w:num w:numId="25" w16cid:durableId="160783039">
    <w:abstractNumId w:val="16"/>
  </w:num>
  <w:num w:numId="26" w16cid:durableId="1420787620">
    <w:abstractNumId w:val="12"/>
  </w:num>
  <w:num w:numId="27" w16cid:durableId="270281052">
    <w:abstractNumId w:val="37"/>
  </w:num>
  <w:num w:numId="28" w16cid:durableId="977493310">
    <w:abstractNumId w:val="10"/>
  </w:num>
  <w:num w:numId="29" w16cid:durableId="1254508682">
    <w:abstractNumId w:val="2"/>
  </w:num>
  <w:num w:numId="30" w16cid:durableId="1828745289">
    <w:abstractNumId w:val="7"/>
  </w:num>
  <w:num w:numId="31" w16cid:durableId="1448281823">
    <w:abstractNumId w:val="34"/>
  </w:num>
  <w:num w:numId="32" w16cid:durableId="1858077510">
    <w:abstractNumId w:val="25"/>
  </w:num>
  <w:num w:numId="33" w16cid:durableId="1413819350">
    <w:abstractNumId w:val="36"/>
  </w:num>
  <w:num w:numId="34" w16cid:durableId="30882762">
    <w:abstractNumId w:val="39"/>
  </w:num>
  <w:num w:numId="35" w16cid:durableId="1859008190">
    <w:abstractNumId w:val="5"/>
  </w:num>
  <w:num w:numId="36" w16cid:durableId="1103304609">
    <w:abstractNumId w:val="14"/>
  </w:num>
  <w:num w:numId="37" w16cid:durableId="1656300559">
    <w:abstractNumId w:val="28"/>
  </w:num>
  <w:num w:numId="38" w16cid:durableId="1398478276">
    <w:abstractNumId w:val="18"/>
  </w:num>
  <w:num w:numId="39" w16cid:durableId="357581090">
    <w:abstractNumId w:val="20"/>
  </w:num>
  <w:num w:numId="40" w16cid:durableId="1251618027">
    <w:abstractNumId w:val="6"/>
  </w:num>
  <w:num w:numId="41" w16cid:durableId="20514010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冯栩迟">
    <w15:presenceInfo w15:providerId="AD" w15:userId="S-1-5-21-1322948376-4276875673-945626631-1715"/>
  </w15:person>
  <w15:person w15:author="zifeng qi">
    <w15:presenceInfo w15:providerId="Windows Live" w15:userId="06bf92bdd8c511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CC"/>
    <w:rsid w:val="00002260"/>
    <w:rsid w:val="000027D0"/>
    <w:rsid w:val="00012E1C"/>
    <w:rsid w:val="00013442"/>
    <w:rsid w:val="00020158"/>
    <w:rsid w:val="0002432C"/>
    <w:rsid w:val="00027F58"/>
    <w:rsid w:val="00035240"/>
    <w:rsid w:val="00041B02"/>
    <w:rsid w:val="00042A8E"/>
    <w:rsid w:val="000445A6"/>
    <w:rsid w:val="0006078C"/>
    <w:rsid w:val="00063082"/>
    <w:rsid w:val="0006345E"/>
    <w:rsid w:val="000664ED"/>
    <w:rsid w:val="00066805"/>
    <w:rsid w:val="000719C4"/>
    <w:rsid w:val="000723B6"/>
    <w:rsid w:val="00073D84"/>
    <w:rsid w:val="00077B4F"/>
    <w:rsid w:val="00090576"/>
    <w:rsid w:val="000A13B0"/>
    <w:rsid w:val="000A1B5B"/>
    <w:rsid w:val="000A4495"/>
    <w:rsid w:val="000A5A74"/>
    <w:rsid w:val="000B5394"/>
    <w:rsid w:val="000C064B"/>
    <w:rsid w:val="000C1935"/>
    <w:rsid w:val="000C29AF"/>
    <w:rsid w:val="000C3BE7"/>
    <w:rsid w:val="000C5269"/>
    <w:rsid w:val="000C7C5A"/>
    <w:rsid w:val="000D413A"/>
    <w:rsid w:val="000D4642"/>
    <w:rsid w:val="000D555E"/>
    <w:rsid w:val="000E59D8"/>
    <w:rsid w:val="000E7F80"/>
    <w:rsid w:val="000F08B4"/>
    <w:rsid w:val="000F43E0"/>
    <w:rsid w:val="00101183"/>
    <w:rsid w:val="0011022E"/>
    <w:rsid w:val="00111E61"/>
    <w:rsid w:val="00117C55"/>
    <w:rsid w:val="001273DA"/>
    <w:rsid w:val="0013767D"/>
    <w:rsid w:val="00153CC2"/>
    <w:rsid w:val="00157A0C"/>
    <w:rsid w:val="00160E48"/>
    <w:rsid w:val="0016594C"/>
    <w:rsid w:val="00170803"/>
    <w:rsid w:val="00171EB7"/>
    <w:rsid w:val="00182E52"/>
    <w:rsid w:val="001907A6"/>
    <w:rsid w:val="001920E4"/>
    <w:rsid w:val="00193F4B"/>
    <w:rsid w:val="00196A86"/>
    <w:rsid w:val="001A0CC9"/>
    <w:rsid w:val="001B0857"/>
    <w:rsid w:val="001B507F"/>
    <w:rsid w:val="001D1583"/>
    <w:rsid w:val="001E0D41"/>
    <w:rsid w:val="001E459C"/>
    <w:rsid w:val="001F26D1"/>
    <w:rsid w:val="001F2E68"/>
    <w:rsid w:val="001F4705"/>
    <w:rsid w:val="001F6D7B"/>
    <w:rsid w:val="001F7992"/>
    <w:rsid w:val="0020643E"/>
    <w:rsid w:val="00212688"/>
    <w:rsid w:val="002135BF"/>
    <w:rsid w:val="00214CC6"/>
    <w:rsid w:val="00215D64"/>
    <w:rsid w:val="00216889"/>
    <w:rsid w:val="00220572"/>
    <w:rsid w:val="002209B9"/>
    <w:rsid w:val="00221CC0"/>
    <w:rsid w:val="002220BC"/>
    <w:rsid w:val="0022273C"/>
    <w:rsid w:val="00223B2D"/>
    <w:rsid w:val="00223CF6"/>
    <w:rsid w:val="002241D9"/>
    <w:rsid w:val="002260E5"/>
    <w:rsid w:val="0023177B"/>
    <w:rsid w:val="00233B48"/>
    <w:rsid w:val="00233BAA"/>
    <w:rsid w:val="00241DC4"/>
    <w:rsid w:val="0025305E"/>
    <w:rsid w:val="00261317"/>
    <w:rsid w:val="00270BF5"/>
    <w:rsid w:val="002810ED"/>
    <w:rsid w:val="002860F9"/>
    <w:rsid w:val="002901D1"/>
    <w:rsid w:val="002A0DB2"/>
    <w:rsid w:val="002B53DD"/>
    <w:rsid w:val="002C1FDC"/>
    <w:rsid w:val="002C46E0"/>
    <w:rsid w:val="002D29E2"/>
    <w:rsid w:val="002D7FFE"/>
    <w:rsid w:val="002E12CE"/>
    <w:rsid w:val="002F7982"/>
    <w:rsid w:val="002F7C7C"/>
    <w:rsid w:val="00302C08"/>
    <w:rsid w:val="00302D84"/>
    <w:rsid w:val="0030324B"/>
    <w:rsid w:val="003142DD"/>
    <w:rsid w:val="00315525"/>
    <w:rsid w:val="00326151"/>
    <w:rsid w:val="003313A3"/>
    <w:rsid w:val="00342162"/>
    <w:rsid w:val="00345F64"/>
    <w:rsid w:val="003522F3"/>
    <w:rsid w:val="00353A29"/>
    <w:rsid w:val="00353F57"/>
    <w:rsid w:val="003726E9"/>
    <w:rsid w:val="003768FC"/>
    <w:rsid w:val="00377230"/>
    <w:rsid w:val="003773FD"/>
    <w:rsid w:val="00380AC1"/>
    <w:rsid w:val="003900BA"/>
    <w:rsid w:val="00391F03"/>
    <w:rsid w:val="00394EC7"/>
    <w:rsid w:val="003A6779"/>
    <w:rsid w:val="003A688B"/>
    <w:rsid w:val="003B028E"/>
    <w:rsid w:val="003B1D73"/>
    <w:rsid w:val="003C017D"/>
    <w:rsid w:val="003C6065"/>
    <w:rsid w:val="003E0E41"/>
    <w:rsid w:val="003E3E8E"/>
    <w:rsid w:val="003E61A8"/>
    <w:rsid w:val="003F1808"/>
    <w:rsid w:val="003F307C"/>
    <w:rsid w:val="00400FA9"/>
    <w:rsid w:val="00406D58"/>
    <w:rsid w:val="0041437C"/>
    <w:rsid w:val="0041718B"/>
    <w:rsid w:val="0043490E"/>
    <w:rsid w:val="004369F5"/>
    <w:rsid w:val="00450F4D"/>
    <w:rsid w:val="00464018"/>
    <w:rsid w:val="00472326"/>
    <w:rsid w:val="00481DA1"/>
    <w:rsid w:val="004A3568"/>
    <w:rsid w:val="004A49E1"/>
    <w:rsid w:val="004A7FCD"/>
    <w:rsid w:val="004B3459"/>
    <w:rsid w:val="004C3133"/>
    <w:rsid w:val="004C398C"/>
    <w:rsid w:val="004C4825"/>
    <w:rsid w:val="004C6F63"/>
    <w:rsid w:val="004D27D1"/>
    <w:rsid w:val="004E5654"/>
    <w:rsid w:val="004F2E76"/>
    <w:rsid w:val="004F388F"/>
    <w:rsid w:val="004F71C1"/>
    <w:rsid w:val="0050084B"/>
    <w:rsid w:val="005126C9"/>
    <w:rsid w:val="00514D75"/>
    <w:rsid w:val="0052095B"/>
    <w:rsid w:val="005239FB"/>
    <w:rsid w:val="00541E64"/>
    <w:rsid w:val="005475EB"/>
    <w:rsid w:val="00550578"/>
    <w:rsid w:val="00561BAD"/>
    <w:rsid w:val="00580F22"/>
    <w:rsid w:val="0059097E"/>
    <w:rsid w:val="00596368"/>
    <w:rsid w:val="005B4C44"/>
    <w:rsid w:val="005C58B8"/>
    <w:rsid w:val="005D11D0"/>
    <w:rsid w:val="005D4668"/>
    <w:rsid w:val="005D53AF"/>
    <w:rsid w:val="005E325B"/>
    <w:rsid w:val="005E3EA8"/>
    <w:rsid w:val="005F5A1B"/>
    <w:rsid w:val="005F797C"/>
    <w:rsid w:val="0060602C"/>
    <w:rsid w:val="006104FF"/>
    <w:rsid w:val="00617EF7"/>
    <w:rsid w:val="00631AC8"/>
    <w:rsid w:val="00632F66"/>
    <w:rsid w:val="00635063"/>
    <w:rsid w:val="006511C0"/>
    <w:rsid w:val="006658C5"/>
    <w:rsid w:val="00665D6A"/>
    <w:rsid w:val="006708E4"/>
    <w:rsid w:val="00671008"/>
    <w:rsid w:val="0067104E"/>
    <w:rsid w:val="00680F60"/>
    <w:rsid w:val="00681064"/>
    <w:rsid w:val="006859AF"/>
    <w:rsid w:val="0069394B"/>
    <w:rsid w:val="00693C56"/>
    <w:rsid w:val="006B5B2F"/>
    <w:rsid w:val="006C3CAE"/>
    <w:rsid w:val="006D0F84"/>
    <w:rsid w:val="006D45B9"/>
    <w:rsid w:val="006F57D7"/>
    <w:rsid w:val="00701222"/>
    <w:rsid w:val="007033A0"/>
    <w:rsid w:val="00705768"/>
    <w:rsid w:val="00711159"/>
    <w:rsid w:val="00722CB5"/>
    <w:rsid w:val="00726490"/>
    <w:rsid w:val="00726C9E"/>
    <w:rsid w:val="00753715"/>
    <w:rsid w:val="00766A6C"/>
    <w:rsid w:val="00776222"/>
    <w:rsid w:val="00777209"/>
    <w:rsid w:val="00777B58"/>
    <w:rsid w:val="00786E4F"/>
    <w:rsid w:val="0079448A"/>
    <w:rsid w:val="007945A3"/>
    <w:rsid w:val="0079751D"/>
    <w:rsid w:val="007A09E7"/>
    <w:rsid w:val="007A460A"/>
    <w:rsid w:val="007B0AD7"/>
    <w:rsid w:val="007B1763"/>
    <w:rsid w:val="007C59BB"/>
    <w:rsid w:val="007D5A36"/>
    <w:rsid w:val="007E50A8"/>
    <w:rsid w:val="008043A4"/>
    <w:rsid w:val="00831126"/>
    <w:rsid w:val="00832A8C"/>
    <w:rsid w:val="0084385D"/>
    <w:rsid w:val="00856736"/>
    <w:rsid w:val="00861011"/>
    <w:rsid w:val="008615BA"/>
    <w:rsid w:val="00861AC9"/>
    <w:rsid w:val="00863283"/>
    <w:rsid w:val="00867FD0"/>
    <w:rsid w:val="00876FD7"/>
    <w:rsid w:val="00880BD4"/>
    <w:rsid w:val="00895899"/>
    <w:rsid w:val="00896421"/>
    <w:rsid w:val="008A25A4"/>
    <w:rsid w:val="008A7515"/>
    <w:rsid w:val="008B2CA9"/>
    <w:rsid w:val="008B61B4"/>
    <w:rsid w:val="008C57F1"/>
    <w:rsid w:val="008F3631"/>
    <w:rsid w:val="009022CC"/>
    <w:rsid w:val="009027A1"/>
    <w:rsid w:val="00905ED7"/>
    <w:rsid w:val="009130C4"/>
    <w:rsid w:val="00936DF0"/>
    <w:rsid w:val="009439EC"/>
    <w:rsid w:val="00944B9F"/>
    <w:rsid w:val="00954204"/>
    <w:rsid w:val="009563A6"/>
    <w:rsid w:val="00967510"/>
    <w:rsid w:val="009747DA"/>
    <w:rsid w:val="00974C12"/>
    <w:rsid w:val="00983234"/>
    <w:rsid w:val="00992CFF"/>
    <w:rsid w:val="009A59A8"/>
    <w:rsid w:val="009A7ADD"/>
    <w:rsid w:val="009B2974"/>
    <w:rsid w:val="009B535F"/>
    <w:rsid w:val="009B5803"/>
    <w:rsid w:val="009B7A4D"/>
    <w:rsid w:val="009C7093"/>
    <w:rsid w:val="009D3BF3"/>
    <w:rsid w:val="009D46C5"/>
    <w:rsid w:val="009E3067"/>
    <w:rsid w:val="009E3710"/>
    <w:rsid w:val="009E6363"/>
    <w:rsid w:val="00A155D7"/>
    <w:rsid w:val="00A16E13"/>
    <w:rsid w:val="00A17A54"/>
    <w:rsid w:val="00A50A7B"/>
    <w:rsid w:val="00A538FB"/>
    <w:rsid w:val="00A573B8"/>
    <w:rsid w:val="00A65A50"/>
    <w:rsid w:val="00A673C1"/>
    <w:rsid w:val="00A7022C"/>
    <w:rsid w:val="00A7744A"/>
    <w:rsid w:val="00A81542"/>
    <w:rsid w:val="00A82B35"/>
    <w:rsid w:val="00A83E24"/>
    <w:rsid w:val="00A84DA1"/>
    <w:rsid w:val="00A871D4"/>
    <w:rsid w:val="00A9553B"/>
    <w:rsid w:val="00A95BB0"/>
    <w:rsid w:val="00A972B5"/>
    <w:rsid w:val="00AA0791"/>
    <w:rsid w:val="00AA26B6"/>
    <w:rsid w:val="00AA475E"/>
    <w:rsid w:val="00AA6488"/>
    <w:rsid w:val="00AB0BC5"/>
    <w:rsid w:val="00AB270F"/>
    <w:rsid w:val="00AC3E2D"/>
    <w:rsid w:val="00AC4416"/>
    <w:rsid w:val="00AD0141"/>
    <w:rsid w:val="00AD6252"/>
    <w:rsid w:val="00AD68BF"/>
    <w:rsid w:val="00AF0C35"/>
    <w:rsid w:val="00AF7760"/>
    <w:rsid w:val="00B02EDD"/>
    <w:rsid w:val="00B25B10"/>
    <w:rsid w:val="00B25F8D"/>
    <w:rsid w:val="00B264F5"/>
    <w:rsid w:val="00B33020"/>
    <w:rsid w:val="00B37CB4"/>
    <w:rsid w:val="00B509A7"/>
    <w:rsid w:val="00B55CED"/>
    <w:rsid w:val="00B641B0"/>
    <w:rsid w:val="00B66E6F"/>
    <w:rsid w:val="00B71827"/>
    <w:rsid w:val="00B739FF"/>
    <w:rsid w:val="00B851A8"/>
    <w:rsid w:val="00B90480"/>
    <w:rsid w:val="00B91E4E"/>
    <w:rsid w:val="00B97B44"/>
    <w:rsid w:val="00BA078F"/>
    <w:rsid w:val="00BA2150"/>
    <w:rsid w:val="00BA63F4"/>
    <w:rsid w:val="00BB29F4"/>
    <w:rsid w:val="00BB6A41"/>
    <w:rsid w:val="00BC0B57"/>
    <w:rsid w:val="00BC1177"/>
    <w:rsid w:val="00BC6CFC"/>
    <w:rsid w:val="00BE212E"/>
    <w:rsid w:val="00BE268B"/>
    <w:rsid w:val="00BF34E0"/>
    <w:rsid w:val="00C07C8A"/>
    <w:rsid w:val="00C34954"/>
    <w:rsid w:val="00C47833"/>
    <w:rsid w:val="00C5040C"/>
    <w:rsid w:val="00C54794"/>
    <w:rsid w:val="00C54C2C"/>
    <w:rsid w:val="00C6002E"/>
    <w:rsid w:val="00C6250F"/>
    <w:rsid w:val="00C652E0"/>
    <w:rsid w:val="00C6709F"/>
    <w:rsid w:val="00CA42B7"/>
    <w:rsid w:val="00CA6AC1"/>
    <w:rsid w:val="00CB65CF"/>
    <w:rsid w:val="00CC2D41"/>
    <w:rsid w:val="00CC7414"/>
    <w:rsid w:val="00CD587E"/>
    <w:rsid w:val="00CF5A41"/>
    <w:rsid w:val="00D037B2"/>
    <w:rsid w:val="00D05859"/>
    <w:rsid w:val="00D05E76"/>
    <w:rsid w:val="00D2270D"/>
    <w:rsid w:val="00D22B4A"/>
    <w:rsid w:val="00D32229"/>
    <w:rsid w:val="00D3244E"/>
    <w:rsid w:val="00D32E74"/>
    <w:rsid w:val="00D3582E"/>
    <w:rsid w:val="00D44086"/>
    <w:rsid w:val="00D4497F"/>
    <w:rsid w:val="00D44A62"/>
    <w:rsid w:val="00D45171"/>
    <w:rsid w:val="00D463C0"/>
    <w:rsid w:val="00D4700A"/>
    <w:rsid w:val="00D50767"/>
    <w:rsid w:val="00D533A3"/>
    <w:rsid w:val="00D5655A"/>
    <w:rsid w:val="00D57913"/>
    <w:rsid w:val="00D63759"/>
    <w:rsid w:val="00D70D66"/>
    <w:rsid w:val="00D7482F"/>
    <w:rsid w:val="00D749B3"/>
    <w:rsid w:val="00D76356"/>
    <w:rsid w:val="00D76D79"/>
    <w:rsid w:val="00D829DE"/>
    <w:rsid w:val="00D95940"/>
    <w:rsid w:val="00D95FD9"/>
    <w:rsid w:val="00D9763F"/>
    <w:rsid w:val="00DA6A01"/>
    <w:rsid w:val="00DA76B3"/>
    <w:rsid w:val="00DA7AF9"/>
    <w:rsid w:val="00DB3833"/>
    <w:rsid w:val="00DB4C74"/>
    <w:rsid w:val="00DD090C"/>
    <w:rsid w:val="00DD5EDE"/>
    <w:rsid w:val="00DF0BE6"/>
    <w:rsid w:val="00DF5303"/>
    <w:rsid w:val="00DF5D91"/>
    <w:rsid w:val="00DF6ADA"/>
    <w:rsid w:val="00E03EF5"/>
    <w:rsid w:val="00E13D98"/>
    <w:rsid w:val="00E175CE"/>
    <w:rsid w:val="00E21E16"/>
    <w:rsid w:val="00E22BE3"/>
    <w:rsid w:val="00E23EA1"/>
    <w:rsid w:val="00E24A54"/>
    <w:rsid w:val="00E263D4"/>
    <w:rsid w:val="00E3034E"/>
    <w:rsid w:val="00E36218"/>
    <w:rsid w:val="00E566E4"/>
    <w:rsid w:val="00E57F27"/>
    <w:rsid w:val="00E6198A"/>
    <w:rsid w:val="00E71A90"/>
    <w:rsid w:val="00E77B2F"/>
    <w:rsid w:val="00E9116A"/>
    <w:rsid w:val="00E92DCE"/>
    <w:rsid w:val="00EA1091"/>
    <w:rsid w:val="00EA7FA2"/>
    <w:rsid w:val="00EB1208"/>
    <w:rsid w:val="00EC032C"/>
    <w:rsid w:val="00EC054A"/>
    <w:rsid w:val="00EC3E93"/>
    <w:rsid w:val="00EC4957"/>
    <w:rsid w:val="00EC76D3"/>
    <w:rsid w:val="00ED7086"/>
    <w:rsid w:val="00EE428A"/>
    <w:rsid w:val="00EF5973"/>
    <w:rsid w:val="00F02902"/>
    <w:rsid w:val="00F04CDF"/>
    <w:rsid w:val="00F071A8"/>
    <w:rsid w:val="00F07246"/>
    <w:rsid w:val="00F241E6"/>
    <w:rsid w:val="00F25438"/>
    <w:rsid w:val="00F261F6"/>
    <w:rsid w:val="00F301DA"/>
    <w:rsid w:val="00F31CB1"/>
    <w:rsid w:val="00F362A3"/>
    <w:rsid w:val="00F406E7"/>
    <w:rsid w:val="00F42156"/>
    <w:rsid w:val="00F43DA2"/>
    <w:rsid w:val="00F446DE"/>
    <w:rsid w:val="00F45F78"/>
    <w:rsid w:val="00F47FD7"/>
    <w:rsid w:val="00F506ED"/>
    <w:rsid w:val="00F53377"/>
    <w:rsid w:val="00F538F2"/>
    <w:rsid w:val="00F55466"/>
    <w:rsid w:val="00F7454E"/>
    <w:rsid w:val="00F74B77"/>
    <w:rsid w:val="00F76A08"/>
    <w:rsid w:val="00F92140"/>
    <w:rsid w:val="00FA009D"/>
    <w:rsid w:val="00FA5DA4"/>
    <w:rsid w:val="00FA7583"/>
    <w:rsid w:val="00FB1C50"/>
    <w:rsid w:val="00FC55DE"/>
    <w:rsid w:val="00FC5A26"/>
    <w:rsid w:val="00FC6F26"/>
    <w:rsid w:val="00FE36F3"/>
    <w:rsid w:val="00FE4F80"/>
    <w:rsid w:val="00FF50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7B8EA"/>
  <w15:docId w15:val="{D89C79DE-18B4-4E54-A6F5-77FCEFAF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7A6"/>
    <w:pPr>
      <w:widowControl w:val="0"/>
      <w:jc w:val="both"/>
    </w:pPr>
    <w:rPr>
      <w:rFonts w:eastAsia="微软雅黑"/>
    </w:rPr>
  </w:style>
  <w:style w:type="paragraph" w:styleId="1">
    <w:name w:val="heading 1"/>
    <w:basedOn w:val="a"/>
    <w:next w:val="a"/>
    <w:link w:val="10"/>
    <w:uiPriority w:val="9"/>
    <w:qFormat/>
    <w:rsid w:val="001907A6"/>
    <w:pPr>
      <w:jc w:val="center"/>
      <w:outlineLvl w:val="0"/>
    </w:pPr>
    <w:rPr>
      <w:rFonts w:ascii="微软雅黑" w:hAnsi="微软雅黑"/>
      <w:b/>
      <w:bCs/>
      <w:sz w:val="40"/>
      <w:szCs w:val="44"/>
    </w:rPr>
  </w:style>
  <w:style w:type="paragraph" w:styleId="2">
    <w:name w:val="heading 2"/>
    <w:basedOn w:val="a0"/>
    <w:next w:val="a"/>
    <w:link w:val="20"/>
    <w:uiPriority w:val="9"/>
    <w:unhideWhenUsed/>
    <w:qFormat/>
    <w:rsid w:val="001907A6"/>
    <w:pPr>
      <w:numPr>
        <w:numId w:val="1"/>
      </w:numPr>
      <w:ind w:firstLineChars="0" w:firstLine="0"/>
      <w:outlineLvl w:val="1"/>
    </w:pPr>
    <w:rPr>
      <w:b/>
      <w:bCs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907A6"/>
    <w:pPr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80AC1"/>
    <w:pPr>
      <w:outlineLvl w:val="3"/>
    </w:pPr>
    <w:rPr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1907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1907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1907A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1907A6"/>
    <w:rPr>
      <w:rFonts w:ascii="微软雅黑" w:eastAsia="微软雅黑" w:hAnsi="微软雅黑"/>
      <w:b/>
      <w:bCs/>
      <w:sz w:val="40"/>
      <w:szCs w:val="44"/>
    </w:rPr>
  </w:style>
  <w:style w:type="paragraph" w:styleId="a0">
    <w:name w:val="List Paragraph"/>
    <w:basedOn w:val="a"/>
    <w:uiPriority w:val="34"/>
    <w:qFormat/>
    <w:rsid w:val="001907A6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rsid w:val="001907A6"/>
    <w:rPr>
      <w:rFonts w:eastAsia="微软雅黑"/>
      <w:b/>
      <w:bCs/>
      <w:sz w:val="32"/>
      <w:szCs w:val="36"/>
    </w:rPr>
  </w:style>
  <w:style w:type="character" w:customStyle="1" w:styleId="30">
    <w:name w:val="标题 3 字符"/>
    <w:basedOn w:val="a1"/>
    <w:link w:val="3"/>
    <w:uiPriority w:val="9"/>
    <w:rsid w:val="001907A6"/>
    <w:rPr>
      <w:rFonts w:eastAsia="微软雅黑"/>
      <w:b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380AC1"/>
    <w:rPr>
      <w:rFonts w:eastAsia="微软雅黑"/>
      <w:sz w:val="24"/>
      <w:szCs w:val="28"/>
    </w:rPr>
  </w:style>
  <w:style w:type="table" w:styleId="a8">
    <w:name w:val="Table Grid"/>
    <w:basedOn w:val="a2"/>
    <w:uiPriority w:val="39"/>
    <w:rsid w:val="00E24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1"/>
    <w:uiPriority w:val="99"/>
    <w:semiHidden/>
    <w:unhideWhenUsed/>
    <w:rsid w:val="007D5A36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7D5A36"/>
    <w:pPr>
      <w:jc w:val="left"/>
    </w:pPr>
  </w:style>
  <w:style w:type="character" w:customStyle="1" w:styleId="ab">
    <w:name w:val="批注文字 字符"/>
    <w:basedOn w:val="a1"/>
    <w:link w:val="aa"/>
    <w:uiPriority w:val="99"/>
    <w:rsid w:val="007D5A36"/>
    <w:rPr>
      <w:rFonts w:eastAsia="微软雅黑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D5A3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D5A36"/>
    <w:rPr>
      <w:rFonts w:eastAsia="微软雅黑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896421"/>
    <w:rPr>
      <w:sz w:val="18"/>
      <w:szCs w:val="18"/>
    </w:rPr>
  </w:style>
  <w:style w:type="character" w:customStyle="1" w:styleId="af">
    <w:name w:val="批注框文本 字符"/>
    <w:basedOn w:val="a1"/>
    <w:link w:val="ae"/>
    <w:uiPriority w:val="99"/>
    <w:semiHidden/>
    <w:rsid w:val="00896421"/>
    <w:rPr>
      <w:rFonts w:eastAsia="微软雅黑"/>
      <w:sz w:val="18"/>
      <w:szCs w:val="18"/>
    </w:rPr>
  </w:style>
  <w:style w:type="paragraph" w:styleId="af0">
    <w:name w:val="Normal (Web)"/>
    <w:basedOn w:val="a"/>
    <w:uiPriority w:val="99"/>
    <w:unhideWhenUsed/>
    <w:rsid w:val="009E37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Document Map"/>
    <w:basedOn w:val="a"/>
    <w:link w:val="af2"/>
    <w:uiPriority w:val="99"/>
    <w:semiHidden/>
    <w:unhideWhenUsed/>
    <w:rsid w:val="00F74B77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1"/>
    <w:link w:val="af1"/>
    <w:uiPriority w:val="99"/>
    <w:semiHidden/>
    <w:rsid w:val="00F74B77"/>
    <w:rPr>
      <w:rFonts w:ascii="宋体" w:eastAsia="宋体"/>
      <w:sz w:val="18"/>
      <w:szCs w:val="18"/>
    </w:rPr>
  </w:style>
  <w:style w:type="character" w:styleId="af3">
    <w:name w:val="Strong"/>
    <w:basedOn w:val="a1"/>
    <w:uiPriority w:val="22"/>
    <w:qFormat/>
    <w:rsid w:val="003726E9"/>
    <w:rPr>
      <w:b/>
      <w:bCs/>
    </w:rPr>
  </w:style>
  <w:style w:type="paragraph" w:styleId="af4">
    <w:name w:val="Revision"/>
    <w:hidden/>
    <w:uiPriority w:val="99"/>
    <w:semiHidden/>
    <w:rsid w:val="003C6065"/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18/08/relationships/commentsExtensible" Target="commentsExtensible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6/09/relationships/commentsIds" Target="commentsIds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A3C20-5D1A-43BB-B2E9-BC44EDD47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11681</Words>
  <Characters>17055</Characters>
  <Application>Microsoft Office Word</Application>
  <DocSecurity>0</DocSecurity>
  <Lines>2436</Lines>
  <Paragraphs>2612</Paragraphs>
  <ScaleCrop>false</ScaleCrop>
  <Company/>
  <LinksUpToDate>false</LinksUpToDate>
  <CharactersWithSpaces>26124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孙冬来</dc:creator>
  <cp:keywords/>
  <dc:description/>
  <cp:lastModifiedBy>zifeng qi</cp:lastModifiedBy>
  <cp:revision>8</cp:revision>
  <dcterms:created xsi:type="dcterms:W3CDTF">2025-10-17T04:35:00Z</dcterms:created>
  <dcterms:modified xsi:type="dcterms:W3CDTF">2025-10-27T04:48:00Z</dcterms:modified>
</cp:coreProperties>
</file>